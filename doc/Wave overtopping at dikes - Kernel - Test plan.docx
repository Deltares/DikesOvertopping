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32D" w:rsidRDefault="00CC232D">
      <w:pPr>
        <w:spacing w:line="240" w:lineRule="auto"/>
        <w:jc w:val="left"/>
      </w:pPr>
      <w:bookmarkStart w:id="0" w:name="_GoBack"/>
      <w:bookmarkEnd w:id="0"/>
      <w:r>
        <w:br w:type="page"/>
      </w:r>
    </w:p>
    <w:p w:rsidR="00CC232D" w:rsidRDefault="00CC232D">
      <w:pPr>
        <w:spacing w:line="240" w:lineRule="auto"/>
        <w:jc w:val="left"/>
      </w:pPr>
      <w:r>
        <w:lastRenderedPageBreak/>
        <w:br w:type="page"/>
      </w:r>
    </w:p>
    <w:p w:rsidR="00151657" w:rsidRPr="005D783A" w:rsidRDefault="00151657" w:rsidP="00B54FB5"/>
    <w:p w:rsidR="001A0293" w:rsidRDefault="001A0293" w:rsidP="00B54FB5">
      <w:pPr>
        <w:sectPr w:rsidR="001A0293" w:rsidSect="00255B9B">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titlePg/>
          <w:docGrid w:linePitch="360"/>
        </w:sectPr>
      </w:pPr>
    </w:p>
    <w:p w:rsidR="00EF0CF5" w:rsidRPr="00B700BA" w:rsidRDefault="00EF0CF5" w:rsidP="009E030B">
      <w:pPr>
        <w:pStyle w:val="Huisstijl-Kopje"/>
        <w:rPr>
          <w:noProof w:val="0"/>
        </w:rPr>
      </w:pPr>
      <w:r w:rsidRPr="00B700BA">
        <w:rPr>
          <w:noProof w:val="0"/>
        </w:rPr>
        <w:lastRenderedPageBreak/>
        <w:t>Keywords</w:t>
      </w:r>
    </w:p>
    <w:p w:rsidR="00EF0CF5" w:rsidRPr="00B700BA" w:rsidRDefault="00615560" w:rsidP="009E030B">
      <w:proofErr w:type="gramStart"/>
      <w:r w:rsidRPr="00615560">
        <w:t>Wave overtopping, wave run-up, overtopping, run-up, W</w:t>
      </w:r>
      <w:r w:rsidR="00E53895">
        <w:t>B</w:t>
      </w:r>
      <w:r w:rsidRPr="00615560">
        <w:t>I 2017, safety assessment, software, failure mechanism.</w:t>
      </w:r>
      <w:proofErr w:type="gramEnd"/>
    </w:p>
    <w:p w:rsidR="00EF0CF5" w:rsidRPr="00B700BA" w:rsidRDefault="00EF0CF5" w:rsidP="009E030B"/>
    <w:p w:rsidR="00EF0CF5" w:rsidRPr="00B700BA" w:rsidRDefault="00EF0CF5" w:rsidP="009E030B">
      <w:pPr>
        <w:pStyle w:val="Huisstijl-Kopje"/>
        <w:rPr>
          <w:noProof w:val="0"/>
        </w:rPr>
      </w:pPr>
      <w:r w:rsidRPr="00B700BA">
        <w:rPr>
          <w:noProof w:val="0"/>
        </w:rPr>
        <w:t>Summary</w:t>
      </w:r>
    </w:p>
    <w:p w:rsidR="00EF0CF5" w:rsidRDefault="00615560" w:rsidP="009E030B">
      <w:r w:rsidRPr="00615560">
        <w:t>This document describes the test plan for the 'wave overtopping at dikes' kernel.</w:t>
      </w:r>
      <w:r>
        <w:t xml:space="preserve"> It also contains some recommendation</w:t>
      </w:r>
      <w:r w:rsidR="006B5389">
        <w:t>s</w:t>
      </w:r>
      <w:r>
        <w:t xml:space="preserve"> for further improvements on the test procedure.</w:t>
      </w:r>
    </w:p>
    <w:p w:rsidR="00275FC1" w:rsidRPr="00B700BA" w:rsidRDefault="00275FC1" w:rsidP="009E030B"/>
    <w:p w:rsidR="00275FC1" w:rsidRPr="008668DB" w:rsidRDefault="00275FC1" w:rsidP="00275FC1">
      <w:pPr>
        <w:pStyle w:val="Huisstijl-Kopje"/>
        <w:rPr>
          <w:noProof w:val="0"/>
          <w:lang w:val="nl-NL"/>
        </w:rPr>
      </w:pPr>
      <w:r w:rsidRPr="008668DB">
        <w:rPr>
          <w:noProof w:val="0"/>
          <w:lang w:val="nl-NL"/>
        </w:rPr>
        <w:t>Samenvatting</w:t>
      </w:r>
    </w:p>
    <w:p w:rsidR="00275FC1" w:rsidRPr="00275FC1" w:rsidRDefault="00275FC1" w:rsidP="00275FC1">
      <w:pPr>
        <w:rPr>
          <w:lang w:val="nl-NL"/>
        </w:rPr>
      </w:pPr>
      <w:r w:rsidRPr="00275FC1">
        <w:rPr>
          <w:lang w:val="nl-NL"/>
        </w:rPr>
        <w:t xml:space="preserve">Dit document beschrijft het </w:t>
      </w:r>
      <w:proofErr w:type="spellStart"/>
      <w:r w:rsidRPr="00275FC1">
        <w:rPr>
          <w:lang w:val="nl-NL"/>
        </w:rPr>
        <w:t>testplan</w:t>
      </w:r>
      <w:proofErr w:type="spellEnd"/>
      <w:r w:rsidRPr="00275FC1">
        <w:rPr>
          <w:lang w:val="nl-NL"/>
        </w:rPr>
        <w:t xml:space="preserve"> </w:t>
      </w:r>
      <w:r>
        <w:rPr>
          <w:lang w:val="nl-NL"/>
        </w:rPr>
        <w:t>v</w:t>
      </w:r>
      <w:r w:rsidRPr="00275FC1">
        <w:rPr>
          <w:lang w:val="nl-NL"/>
        </w:rPr>
        <w:t>oor reken</w:t>
      </w:r>
      <w:r>
        <w:rPr>
          <w:lang w:val="nl-NL"/>
        </w:rPr>
        <w:t xml:space="preserve">kern “golfoverslag bij </w:t>
      </w:r>
      <w:proofErr w:type="gramStart"/>
      <w:r>
        <w:rPr>
          <w:lang w:val="nl-NL"/>
        </w:rPr>
        <w:t xml:space="preserve">dijken”.  </w:t>
      </w:r>
      <w:proofErr w:type="gramEnd"/>
      <w:r>
        <w:rPr>
          <w:lang w:val="nl-NL"/>
        </w:rPr>
        <w:t>Het bevat ook enkele aanbevelingen voor verbeteringen van de test</w:t>
      </w:r>
      <w:r w:rsidRPr="00275FC1">
        <w:rPr>
          <w:lang w:val="nl-NL"/>
        </w:rPr>
        <w:t>procedure.</w:t>
      </w:r>
    </w:p>
    <w:p w:rsidR="00EF0CF5" w:rsidRPr="00275FC1" w:rsidRDefault="00EF0CF5" w:rsidP="009E030B">
      <w:pPr>
        <w:rPr>
          <w:lang w:val="nl-NL"/>
        </w:rPr>
      </w:pPr>
    </w:p>
    <w:p w:rsidR="00EF0CF5" w:rsidRPr="00B22365" w:rsidRDefault="00EF0CF5" w:rsidP="009E030B">
      <w:pPr>
        <w:pStyle w:val="Huisstijl-Kopje"/>
        <w:rPr>
          <w:noProof w:val="0"/>
          <w:lang w:val="nl-NL"/>
        </w:rPr>
      </w:pPr>
      <w:proofErr w:type="spellStart"/>
      <w:r w:rsidRPr="00B22365">
        <w:rPr>
          <w:noProof w:val="0"/>
          <w:lang w:val="nl-NL"/>
        </w:rPr>
        <w:t>References</w:t>
      </w:r>
      <w:proofErr w:type="spellEnd"/>
    </w:p>
    <w:p w:rsidR="00EF0CF5" w:rsidRPr="00615560" w:rsidRDefault="00FB58D6" w:rsidP="009E030B">
      <w:pPr>
        <w:rPr>
          <w:lang w:val="nl-NL"/>
        </w:rPr>
      </w:pPr>
      <w:r>
        <w:rPr>
          <w:lang w:val="nl-NL"/>
        </w:rPr>
        <w:t>KPP Waterveiligheidsinstrumentarium</w:t>
      </w: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EF0CF5" w:rsidTr="009E030B">
        <w:tc>
          <w:tcPr>
            <w:tcW w:w="737" w:type="dxa"/>
            <w:tcBorders>
              <w:top w:val="single" w:sz="4" w:space="0" w:color="auto"/>
              <w:left w:val="nil"/>
              <w:bottom w:val="single" w:sz="4" w:space="0" w:color="auto"/>
              <w:right w:val="nil"/>
            </w:tcBorders>
            <w:shd w:val="clear" w:color="auto" w:fill="D9D9D9"/>
          </w:tcPr>
          <w:p w:rsidR="00EF0CF5" w:rsidRDefault="00EF0CF5">
            <w:pPr>
              <w:pStyle w:val="Huisstijl-Kopje"/>
            </w:pPr>
            <w:bookmarkStart w:id="13" w:name="tblVersie"/>
            <w:r>
              <w:t>Version</w:t>
            </w:r>
          </w:p>
        </w:tc>
        <w:tc>
          <w:tcPr>
            <w:tcW w:w="964" w:type="dxa"/>
            <w:tcBorders>
              <w:top w:val="single" w:sz="4" w:space="0" w:color="auto"/>
              <w:left w:val="nil"/>
              <w:bottom w:val="single" w:sz="4" w:space="0" w:color="auto"/>
              <w:right w:val="nil"/>
            </w:tcBorders>
            <w:shd w:val="clear" w:color="auto" w:fill="D9D9D9"/>
          </w:tcPr>
          <w:p w:rsidR="00EF0CF5" w:rsidRDefault="00EF0CF5">
            <w:pPr>
              <w:pStyle w:val="Huisstijl-Kopje"/>
            </w:pPr>
            <w:r>
              <w:t>Date</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Author</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Review</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rsidP="009E030B">
            <w:pPr>
              <w:pStyle w:val="Huisstijl-Kopje"/>
            </w:pPr>
            <w:r>
              <w:t>Approval</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r>
              <w:t>0.2</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dec.</w:t>
            </w:r>
            <w:proofErr w:type="spellEnd"/>
            <w:r>
              <w:t xml:space="preserve"> 2012</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B. Kuijper</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 xml:space="preserve">J. </w:t>
            </w:r>
            <w:proofErr w:type="spellStart"/>
            <w:r>
              <w:t>Stijnen</w:t>
            </w:r>
            <w:proofErr w:type="spellEnd"/>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M.T. Duits</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R.G. Kamp</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RPr="00081E01" w:rsidTr="009E030B">
        <w:tc>
          <w:tcPr>
            <w:tcW w:w="737" w:type="dxa"/>
            <w:tcBorders>
              <w:top w:val="single" w:sz="4" w:space="0" w:color="auto"/>
              <w:left w:val="nil"/>
              <w:bottom w:val="single" w:sz="4" w:space="0" w:color="auto"/>
              <w:right w:val="nil"/>
            </w:tcBorders>
          </w:tcPr>
          <w:p w:rsidR="00EF0CF5" w:rsidRDefault="00FA766B" w:rsidP="009E030B">
            <w:pPr>
              <w:pStyle w:val="Huisstijl-TabelStatus"/>
            </w:pPr>
            <w:bookmarkStart w:id="14" w:name="bmVersie" w:colFirst="0" w:colLast="0"/>
            <w:bookmarkStart w:id="15" w:name="bmDatum" w:colFirst="1" w:colLast="1"/>
            <w:r>
              <w:t>1.0</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sep.</w:t>
            </w:r>
            <w:proofErr w:type="spellEnd"/>
            <w:r>
              <w:t xml:space="preserve"> 2015</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P. van Steeg</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B42674" w:rsidRDefault="00FA766B" w:rsidP="009E030B">
            <w:pPr>
              <w:pStyle w:val="Huisstijl-TabelStatus"/>
              <w:rPr>
                <w:lang w:val="nl-NL"/>
              </w:rPr>
            </w:pPr>
            <w:r w:rsidRPr="00B42674">
              <w:rPr>
                <w:lang w:val="nl-NL"/>
              </w:rPr>
              <w:t>M.R.A.</w:t>
            </w:r>
            <w:r w:rsidR="00EF0CF5" w:rsidRPr="00B42674">
              <w:rPr>
                <w:lang w:val="nl-NL"/>
              </w:rPr>
              <w:t xml:space="preserve"> van Gent</w:t>
            </w:r>
          </w:p>
        </w:tc>
        <w:tc>
          <w:tcPr>
            <w:tcW w:w="680"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r>
      <w:bookmarkEnd w:id="14"/>
      <w:bookmarkEnd w:id="15"/>
      <w:tr w:rsidR="00EF0CF5" w:rsidRPr="00AE596F" w:rsidTr="009E030B">
        <w:tc>
          <w:tcPr>
            <w:tcW w:w="737"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c>
          <w:tcPr>
            <w:tcW w:w="964" w:type="dxa"/>
            <w:tcBorders>
              <w:top w:val="single" w:sz="4" w:space="0" w:color="auto"/>
              <w:left w:val="nil"/>
              <w:bottom w:val="single" w:sz="4" w:space="0" w:color="auto"/>
              <w:right w:val="nil"/>
            </w:tcBorders>
          </w:tcPr>
          <w:p w:rsidR="00EF0CF5" w:rsidRPr="009F5BD2" w:rsidRDefault="00E53895" w:rsidP="009E030B">
            <w:pPr>
              <w:pStyle w:val="Huisstijl-TabelStatus"/>
            </w:pPr>
            <w:proofErr w:type="spellStart"/>
            <w:r w:rsidRPr="009F5BD2">
              <w:t>oct.</w:t>
            </w:r>
            <w:proofErr w:type="spellEnd"/>
            <w:r w:rsidRPr="009F5BD2">
              <w:t xml:space="preserve"> </w:t>
            </w:r>
            <w:r>
              <w:t>2017</w:t>
            </w:r>
          </w:p>
        </w:tc>
        <w:tc>
          <w:tcPr>
            <w:tcW w:w="1531" w:type="dxa"/>
            <w:tcBorders>
              <w:top w:val="single" w:sz="4" w:space="0" w:color="auto"/>
              <w:left w:val="nil"/>
              <w:bottom w:val="single" w:sz="4" w:space="0" w:color="auto"/>
              <w:right w:val="nil"/>
            </w:tcBorders>
          </w:tcPr>
          <w:p w:rsidR="00EF0CF5" w:rsidRPr="009F5BD2" w:rsidRDefault="00E5389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9F5BD2" w:rsidRDefault="00E53895" w:rsidP="00081E01">
            <w:pPr>
              <w:pStyle w:val="Huisstijl-TabelStatus"/>
            </w:pPr>
            <w:del w:id="16" w:author="Hans de Waal" w:date="2017-10-27T14:20:00Z">
              <w:r w:rsidDel="00081E01">
                <w:delText>E. Spee</w:delText>
              </w:r>
            </w:del>
            <w:ins w:id="17" w:author="Hans de Waal" w:date="2017-10-27T14:20:00Z">
              <w:r w:rsidR="00081E01">
                <w:t>H. van Putten</w:t>
              </w:r>
            </w:ins>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AE596F" w:rsidRDefault="00E53895" w:rsidP="009E030B">
            <w:pPr>
              <w:pStyle w:val="Huisstijl-TabelStatus"/>
              <w:rPr>
                <w:lang w:val="nl-NL"/>
                <w:rPrChange w:id="18" w:author="Hans de Waal" w:date="2017-10-27T15:32:00Z">
                  <w:rPr/>
                </w:rPrChange>
              </w:rPr>
            </w:pPr>
            <w:r w:rsidRPr="00AE596F">
              <w:rPr>
                <w:lang w:val="nl-NL"/>
              </w:rPr>
              <w:t>M.R.A. van Gent</w:t>
            </w:r>
          </w:p>
        </w:tc>
        <w:tc>
          <w:tcPr>
            <w:tcW w:w="680"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19" w:author="Hans de Waal" w:date="2017-10-27T15:32:00Z">
                  <w:rPr/>
                </w:rPrChange>
              </w:rPr>
            </w:pPr>
          </w:p>
        </w:tc>
      </w:tr>
      <w:tr w:rsidR="00EF0CF5" w:rsidRPr="00AE596F" w:rsidTr="009E030B">
        <w:tc>
          <w:tcPr>
            <w:tcW w:w="737"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0" w:author="Hans de Waal" w:date="2017-10-27T15:32:00Z">
                  <w:rPr/>
                </w:rPrChange>
              </w:rPr>
            </w:pPr>
          </w:p>
        </w:tc>
        <w:tc>
          <w:tcPr>
            <w:tcW w:w="964"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1" w:author="Hans de Waal" w:date="2017-10-27T15:32:00Z">
                  <w:rPr/>
                </w:rPrChange>
              </w:rPr>
            </w:pPr>
          </w:p>
        </w:tc>
        <w:tc>
          <w:tcPr>
            <w:tcW w:w="1531"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2" w:author="Hans de Waal" w:date="2017-10-27T15:32:00Z">
                  <w:rPr/>
                </w:rPrChange>
              </w:rPr>
            </w:pPr>
          </w:p>
        </w:tc>
        <w:tc>
          <w:tcPr>
            <w:tcW w:w="680"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3" w:author="Hans de Waal" w:date="2017-10-27T15:32:00Z">
                  <w:rPr/>
                </w:rPrChange>
              </w:rPr>
            </w:pPr>
          </w:p>
        </w:tc>
        <w:tc>
          <w:tcPr>
            <w:tcW w:w="1531"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4" w:author="Hans de Waal" w:date="2017-10-27T15:32:00Z">
                  <w:rPr/>
                </w:rPrChange>
              </w:rPr>
            </w:pPr>
          </w:p>
        </w:tc>
        <w:tc>
          <w:tcPr>
            <w:tcW w:w="680"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5" w:author="Hans de Waal" w:date="2017-10-27T15:32:00Z">
                  <w:rPr/>
                </w:rPrChange>
              </w:rPr>
            </w:pPr>
          </w:p>
        </w:tc>
        <w:tc>
          <w:tcPr>
            <w:tcW w:w="1531"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6" w:author="Hans de Waal" w:date="2017-10-27T15:32:00Z">
                  <w:rPr/>
                </w:rPrChange>
              </w:rPr>
            </w:pPr>
          </w:p>
        </w:tc>
        <w:tc>
          <w:tcPr>
            <w:tcW w:w="680" w:type="dxa"/>
            <w:tcBorders>
              <w:top w:val="single" w:sz="4" w:space="0" w:color="auto"/>
              <w:left w:val="nil"/>
              <w:bottom w:val="single" w:sz="4" w:space="0" w:color="auto"/>
              <w:right w:val="nil"/>
            </w:tcBorders>
          </w:tcPr>
          <w:p w:rsidR="00EF0CF5" w:rsidRPr="00AE596F" w:rsidRDefault="00EF0CF5" w:rsidP="009E030B">
            <w:pPr>
              <w:pStyle w:val="Huisstijl-TabelStatus"/>
              <w:rPr>
                <w:lang w:val="nl-NL"/>
                <w:rPrChange w:id="27" w:author="Hans de Waal" w:date="2017-10-27T15:32:00Z">
                  <w:rPr/>
                </w:rPrChange>
              </w:rPr>
            </w:pPr>
          </w:p>
        </w:tc>
      </w:tr>
      <w:bookmarkEnd w:id="13"/>
    </w:tbl>
    <w:p w:rsidR="00EF0CF5" w:rsidRPr="00AE596F" w:rsidRDefault="00EF0CF5" w:rsidP="009E030B">
      <w:pPr>
        <w:rPr>
          <w:lang w:val="nl-NL"/>
          <w:rPrChange w:id="28" w:author="Hans de Waal" w:date="2017-10-27T15:32:00Z">
            <w:rPr/>
          </w:rPrChange>
        </w:rPr>
      </w:pPr>
    </w:p>
    <w:tbl>
      <w:tblPr>
        <w:tblW w:w="8420" w:type="dxa"/>
        <w:tblLayout w:type="fixed"/>
        <w:tblCellMar>
          <w:left w:w="0" w:type="dxa"/>
          <w:right w:w="0" w:type="dxa"/>
        </w:tblCellMar>
        <w:tblLook w:val="0000" w:firstRow="0" w:lastRow="0" w:firstColumn="0" w:lastColumn="0" w:noHBand="0" w:noVBand="0"/>
      </w:tblPr>
      <w:tblGrid>
        <w:gridCol w:w="8420"/>
      </w:tblGrid>
      <w:tr w:rsidR="00EF0CF5" w:rsidRPr="00EC6D83" w:rsidTr="009E030B">
        <w:tc>
          <w:tcPr>
            <w:tcW w:w="8420" w:type="dxa"/>
          </w:tcPr>
          <w:p w:rsidR="00255B9B" w:rsidRDefault="00255B9B" w:rsidP="00255B9B">
            <w:pPr>
              <w:pStyle w:val="Huisstijl-Kopje"/>
            </w:pPr>
            <w:bookmarkStart w:id="29" w:name="bmStatus" w:colFirst="0" w:colLast="0"/>
            <w:r>
              <w:t>State</w:t>
            </w:r>
          </w:p>
          <w:p w:rsidR="00EF0CF5" w:rsidRPr="00EC6D83" w:rsidRDefault="00255B9B" w:rsidP="00255B9B">
            <w:pPr>
              <w:pStyle w:val="Huisstijl-Gegeven"/>
            </w:pPr>
            <w:r>
              <w:t>final</w:t>
            </w:r>
          </w:p>
        </w:tc>
      </w:tr>
      <w:bookmarkEnd w:id="29"/>
    </w:tbl>
    <w:p w:rsidR="00EF0CF5" w:rsidRPr="00EC6D83" w:rsidRDefault="00EF0CF5" w:rsidP="009E030B"/>
    <w:p w:rsidR="00A45B92" w:rsidRDefault="00A45B92" w:rsidP="00AA68D5"/>
    <w:p w:rsidR="00A2242F" w:rsidRDefault="00A2242F" w:rsidP="00AA68D5">
      <w:pPr>
        <w:sectPr w:rsidR="00A2242F" w:rsidSect="00255B9B">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EF0CF5" w:rsidRPr="00E025DD" w:rsidRDefault="00EF0CF5" w:rsidP="009E030B">
      <w:pPr>
        <w:pStyle w:val="Huisstijl-TitelInhoud"/>
      </w:pPr>
      <w:bookmarkStart w:id="39" w:name="bmTOC"/>
      <w:bookmarkEnd w:id="39"/>
      <w:r w:rsidRPr="00E025DD">
        <w:lastRenderedPageBreak/>
        <w:t>Contents</w:t>
      </w:r>
    </w:p>
    <w:commentRangeStart w:id="40"/>
    <w:p w:rsidR="00FB58D6" w:rsidRDefault="00EF0CF5">
      <w:pPr>
        <w:pStyle w:val="TOC1"/>
        <w:rPr>
          <w:rFonts w:asciiTheme="minorHAnsi" w:eastAsiaTheme="minorEastAsia" w:hAnsiTheme="minorHAnsi" w:cstheme="minorBidi"/>
          <w:b w:val="0"/>
          <w:noProof/>
          <w:sz w:val="22"/>
          <w:szCs w:val="22"/>
          <w:lang w:eastAsia="zh-CN"/>
        </w:rPr>
      </w:pPr>
      <w:r w:rsidRPr="00E025DD">
        <w:fldChar w:fldCharType="begin"/>
      </w:r>
      <w:r w:rsidRPr="00E025DD">
        <w:instrText xml:space="preserve"> TOC \t "Heading 1;1;Heading 2;2;Heading 3;3" </w:instrText>
      </w:r>
      <w:r w:rsidRPr="00E025DD">
        <w:fldChar w:fldCharType="separate"/>
      </w:r>
      <w:r w:rsidR="00FB58D6">
        <w:rPr>
          <w:noProof/>
        </w:rPr>
        <w:t>1</w:t>
      </w:r>
      <w:r w:rsidR="00FB58D6">
        <w:rPr>
          <w:rFonts w:asciiTheme="minorHAnsi" w:eastAsiaTheme="minorEastAsia" w:hAnsiTheme="minorHAnsi" w:cstheme="minorBidi"/>
          <w:b w:val="0"/>
          <w:noProof/>
          <w:sz w:val="22"/>
          <w:szCs w:val="22"/>
          <w:lang w:eastAsia="zh-CN"/>
        </w:rPr>
        <w:tab/>
      </w:r>
      <w:r w:rsidR="00FB58D6">
        <w:rPr>
          <w:noProof/>
        </w:rPr>
        <w:t>Introduction</w:t>
      </w:r>
      <w:r w:rsidR="00FB58D6">
        <w:rPr>
          <w:noProof/>
        </w:rPr>
        <w:tab/>
      </w:r>
      <w:r w:rsidR="00FB58D6">
        <w:rPr>
          <w:noProof/>
        </w:rPr>
        <w:fldChar w:fldCharType="begin"/>
      </w:r>
      <w:r w:rsidR="00FB58D6">
        <w:rPr>
          <w:noProof/>
        </w:rPr>
        <w:instrText xml:space="preserve"> PAGEREF _Toc496599826 \h </w:instrText>
      </w:r>
      <w:r w:rsidR="00FB58D6">
        <w:rPr>
          <w:noProof/>
        </w:rPr>
      </w:r>
      <w:r w:rsidR="00FB58D6">
        <w:rPr>
          <w:noProof/>
        </w:rPr>
        <w:fldChar w:fldCharType="separate"/>
      </w:r>
      <w:r w:rsidR="00761A37">
        <w:rPr>
          <w:noProof/>
        </w:rPr>
        <w:t>1</w:t>
      </w:r>
      <w:r w:rsidR="00FB58D6">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1.1</w:t>
      </w:r>
      <w:r>
        <w:rPr>
          <w:rFonts w:asciiTheme="minorHAnsi" w:eastAsiaTheme="minorEastAsia" w:hAnsiTheme="minorHAnsi" w:cstheme="minorBidi"/>
          <w:noProof/>
          <w:sz w:val="22"/>
          <w:szCs w:val="22"/>
          <w:lang w:eastAsia="zh-CN"/>
        </w:rPr>
        <w:tab/>
      </w:r>
      <w:r>
        <w:rPr>
          <w:noProof/>
        </w:rPr>
        <w:t>About this document</w:t>
      </w:r>
      <w:r>
        <w:rPr>
          <w:noProof/>
        </w:rPr>
        <w:tab/>
      </w:r>
      <w:r>
        <w:rPr>
          <w:noProof/>
        </w:rPr>
        <w:fldChar w:fldCharType="begin"/>
      </w:r>
      <w:r>
        <w:rPr>
          <w:noProof/>
        </w:rPr>
        <w:instrText xml:space="preserve"> PAGEREF _Toc496599827 \h </w:instrText>
      </w:r>
      <w:r>
        <w:rPr>
          <w:noProof/>
        </w:rPr>
      </w:r>
      <w:r>
        <w:rPr>
          <w:noProof/>
        </w:rPr>
        <w:fldChar w:fldCharType="separate"/>
      </w:r>
      <w:r w:rsidR="00761A37">
        <w:rPr>
          <w:noProof/>
        </w:rPr>
        <w:t>1</w:t>
      </w:r>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1.2</w:t>
      </w:r>
      <w:r>
        <w:rPr>
          <w:rFonts w:asciiTheme="minorHAnsi" w:eastAsiaTheme="minorEastAsia" w:hAnsiTheme="minorHAnsi" w:cstheme="minorBidi"/>
          <w:noProof/>
          <w:sz w:val="22"/>
          <w:szCs w:val="22"/>
          <w:lang w:eastAsia="zh-CN"/>
        </w:rPr>
        <w:tab/>
      </w:r>
      <w:r>
        <w:rPr>
          <w:noProof/>
        </w:rPr>
        <w:t>Brief overview of tests and outline of the report</w:t>
      </w:r>
      <w:r>
        <w:rPr>
          <w:noProof/>
        </w:rPr>
        <w:tab/>
      </w:r>
      <w:r>
        <w:rPr>
          <w:noProof/>
        </w:rPr>
        <w:fldChar w:fldCharType="begin"/>
      </w:r>
      <w:r>
        <w:rPr>
          <w:noProof/>
        </w:rPr>
        <w:instrText xml:space="preserve"> PAGEREF _Toc496599828 \h </w:instrText>
      </w:r>
      <w:r>
        <w:rPr>
          <w:noProof/>
        </w:rPr>
      </w:r>
      <w:r>
        <w:rPr>
          <w:noProof/>
        </w:rPr>
        <w:fldChar w:fldCharType="separate"/>
      </w:r>
      <w:r w:rsidR="00761A37">
        <w:rPr>
          <w:noProof/>
        </w:rPr>
        <w:t>1</w:t>
      </w:r>
      <w:r>
        <w:rPr>
          <w:noProof/>
        </w:rPr>
        <w:fldChar w:fldCharType="end"/>
      </w:r>
    </w:p>
    <w:p w:rsidR="00FB58D6" w:rsidRDefault="00FB58D6">
      <w:pPr>
        <w:pStyle w:val="TOC1"/>
        <w:rPr>
          <w:rFonts w:asciiTheme="minorHAnsi" w:eastAsiaTheme="minorEastAsia" w:hAnsiTheme="minorHAnsi" w:cstheme="minorBidi"/>
          <w:b w:val="0"/>
          <w:noProof/>
          <w:sz w:val="22"/>
          <w:szCs w:val="22"/>
          <w:lang w:eastAsia="zh-CN"/>
        </w:rPr>
      </w:pPr>
      <w:r>
        <w:rPr>
          <w:noProof/>
        </w:rPr>
        <w:t>2</w:t>
      </w:r>
      <w:r>
        <w:rPr>
          <w:rFonts w:asciiTheme="minorHAnsi" w:eastAsiaTheme="minorEastAsia" w:hAnsiTheme="minorHAnsi" w:cstheme="minorBidi"/>
          <w:b w:val="0"/>
          <w:noProof/>
          <w:sz w:val="22"/>
          <w:szCs w:val="22"/>
          <w:lang w:eastAsia="zh-CN"/>
        </w:rPr>
        <w:tab/>
      </w:r>
      <w:r>
        <w:rPr>
          <w:noProof/>
        </w:rPr>
        <w:t>Basic tests for a uniform slope</w:t>
      </w:r>
      <w:r>
        <w:rPr>
          <w:noProof/>
        </w:rPr>
        <w:tab/>
      </w:r>
      <w:r>
        <w:rPr>
          <w:noProof/>
        </w:rPr>
        <w:fldChar w:fldCharType="begin"/>
      </w:r>
      <w:r>
        <w:rPr>
          <w:noProof/>
        </w:rPr>
        <w:instrText xml:space="preserve"> PAGEREF _Toc496599829 \h </w:instrText>
      </w:r>
      <w:r>
        <w:rPr>
          <w:noProof/>
        </w:rPr>
      </w:r>
      <w:r>
        <w:rPr>
          <w:noProof/>
        </w:rPr>
        <w:fldChar w:fldCharType="separate"/>
      </w:r>
      <w:ins w:id="41" w:author="Hans de Waal" w:date="2017-10-27T16:18:00Z">
        <w:r w:rsidR="00761A37">
          <w:rPr>
            <w:noProof/>
          </w:rPr>
          <w:t>5</w:t>
        </w:r>
      </w:ins>
      <w:del w:id="42" w:author="Hans de Waal" w:date="2017-10-27T15:40:00Z">
        <w:r w:rsidDel="00AE596F">
          <w:rPr>
            <w:noProof/>
          </w:rPr>
          <w:delText>3</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2.1</w:t>
      </w:r>
      <w:r>
        <w:rPr>
          <w:rFonts w:asciiTheme="minorHAnsi" w:eastAsiaTheme="minorEastAsia" w:hAnsiTheme="minorHAnsi" w:cstheme="minorBidi"/>
          <w:noProof/>
          <w:sz w:val="22"/>
          <w:szCs w:val="22"/>
          <w:lang w:eastAsia="zh-CN"/>
        </w:rPr>
        <w:tab/>
      </w:r>
      <w:r>
        <w:rPr>
          <w:noProof/>
        </w:rPr>
        <w:t>Test concept</w:t>
      </w:r>
      <w:r>
        <w:rPr>
          <w:noProof/>
        </w:rPr>
        <w:tab/>
      </w:r>
      <w:r>
        <w:rPr>
          <w:noProof/>
        </w:rPr>
        <w:fldChar w:fldCharType="begin"/>
      </w:r>
      <w:r>
        <w:rPr>
          <w:noProof/>
        </w:rPr>
        <w:instrText xml:space="preserve"> PAGEREF _Toc496599830 \h </w:instrText>
      </w:r>
      <w:r>
        <w:rPr>
          <w:noProof/>
        </w:rPr>
      </w:r>
      <w:r>
        <w:rPr>
          <w:noProof/>
        </w:rPr>
        <w:fldChar w:fldCharType="separate"/>
      </w:r>
      <w:ins w:id="43" w:author="Hans de Waal" w:date="2017-10-27T16:18:00Z">
        <w:r w:rsidR="00761A37">
          <w:rPr>
            <w:noProof/>
          </w:rPr>
          <w:t>5</w:t>
        </w:r>
      </w:ins>
      <w:del w:id="44" w:author="Hans de Waal" w:date="2017-10-27T15:40:00Z">
        <w:r w:rsidDel="00AE596F">
          <w:rPr>
            <w:noProof/>
          </w:rPr>
          <w:delText>3</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2.2</w:t>
      </w:r>
      <w:r>
        <w:rPr>
          <w:rFonts w:asciiTheme="minorHAnsi" w:eastAsiaTheme="minorEastAsia" w:hAnsiTheme="minorHAnsi" w:cstheme="minorBidi"/>
          <w:noProof/>
          <w:sz w:val="22"/>
          <w:szCs w:val="22"/>
          <w:lang w:eastAsia="zh-CN"/>
        </w:rPr>
        <w:tab/>
      </w:r>
      <w:r>
        <w:rPr>
          <w:noProof/>
        </w:rPr>
        <w:t>Formulas and constants</w:t>
      </w:r>
      <w:r>
        <w:rPr>
          <w:noProof/>
        </w:rPr>
        <w:tab/>
      </w:r>
      <w:r>
        <w:rPr>
          <w:noProof/>
        </w:rPr>
        <w:fldChar w:fldCharType="begin"/>
      </w:r>
      <w:r>
        <w:rPr>
          <w:noProof/>
        </w:rPr>
        <w:instrText xml:space="preserve"> PAGEREF _Toc496599831 \h </w:instrText>
      </w:r>
      <w:r>
        <w:rPr>
          <w:noProof/>
        </w:rPr>
      </w:r>
      <w:r>
        <w:rPr>
          <w:noProof/>
        </w:rPr>
        <w:fldChar w:fldCharType="separate"/>
      </w:r>
      <w:ins w:id="45" w:author="Hans de Waal" w:date="2017-10-27T16:18:00Z">
        <w:r w:rsidR="00761A37">
          <w:rPr>
            <w:noProof/>
          </w:rPr>
          <w:t>6</w:t>
        </w:r>
      </w:ins>
      <w:del w:id="46" w:author="Hans de Waal" w:date="2017-10-27T15:40:00Z">
        <w:r w:rsidDel="00AE596F">
          <w:rPr>
            <w:noProof/>
          </w:rPr>
          <w:delText>4</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Pr>
          <w:noProof/>
        </w:rPr>
        <w:t>2.2.1</w:t>
      </w:r>
      <w:r>
        <w:rPr>
          <w:rFonts w:asciiTheme="minorHAnsi" w:eastAsiaTheme="minorEastAsia" w:hAnsiTheme="minorHAnsi" w:cstheme="minorBidi"/>
          <w:noProof/>
          <w:sz w:val="22"/>
          <w:szCs w:val="22"/>
          <w:lang w:eastAsia="zh-CN"/>
        </w:rPr>
        <w:tab/>
      </w:r>
      <w:r>
        <w:rPr>
          <w:noProof/>
        </w:rPr>
        <w:t>General</w:t>
      </w:r>
      <w:r>
        <w:rPr>
          <w:noProof/>
        </w:rPr>
        <w:tab/>
      </w:r>
      <w:r>
        <w:rPr>
          <w:noProof/>
        </w:rPr>
        <w:fldChar w:fldCharType="begin"/>
      </w:r>
      <w:r>
        <w:rPr>
          <w:noProof/>
        </w:rPr>
        <w:instrText xml:space="preserve"> PAGEREF _Toc496599832 \h </w:instrText>
      </w:r>
      <w:r>
        <w:rPr>
          <w:noProof/>
        </w:rPr>
      </w:r>
      <w:r>
        <w:rPr>
          <w:noProof/>
        </w:rPr>
        <w:fldChar w:fldCharType="separate"/>
      </w:r>
      <w:ins w:id="47" w:author="Hans de Waal" w:date="2017-10-27T16:18:00Z">
        <w:r w:rsidR="00761A37">
          <w:rPr>
            <w:noProof/>
          </w:rPr>
          <w:t>6</w:t>
        </w:r>
      </w:ins>
      <w:del w:id="48" w:author="Hans de Waal" w:date="2017-10-27T15:40:00Z">
        <w:r w:rsidDel="00AE596F">
          <w:rPr>
            <w:noProof/>
          </w:rPr>
          <w:delText>4</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Pr>
          <w:noProof/>
        </w:rPr>
        <w:t>2.2.2</w:t>
      </w:r>
      <w:r>
        <w:rPr>
          <w:rFonts w:asciiTheme="minorHAnsi" w:eastAsiaTheme="minorEastAsia" w:hAnsiTheme="minorHAnsi" w:cstheme="minorBidi"/>
          <w:noProof/>
          <w:sz w:val="22"/>
          <w:szCs w:val="22"/>
          <w:lang w:eastAsia="zh-CN"/>
        </w:rPr>
        <w:tab/>
      </w:r>
      <w:r>
        <w:rPr>
          <w:noProof/>
        </w:rPr>
        <w:t>Wave runup</w:t>
      </w:r>
      <w:r>
        <w:rPr>
          <w:noProof/>
        </w:rPr>
        <w:tab/>
      </w:r>
      <w:r>
        <w:rPr>
          <w:noProof/>
        </w:rPr>
        <w:fldChar w:fldCharType="begin"/>
      </w:r>
      <w:r>
        <w:rPr>
          <w:noProof/>
        </w:rPr>
        <w:instrText xml:space="preserve"> PAGEREF _Toc496599833 \h </w:instrText>
      </w:r>
      <w:r>
        <w:rPr>
          <w:noProof/>
        </w:rPr>
      </w:r>
      <w:r>
        <w:rPr>
          <w:noProof/>
        </w:rPr>
        <w:fldChar w:fldCharType="separate"/>
      </w:r>
      <w:ins w:id="49" w:author="Hans de Waal" w:date="2017-10-27T16:18:00Z">
        <w:r w:rsidR="00761A37">
          <w:rPr>
            <w:noProof/>
          </w:rPr>
          <w:t>8</w:t>
        </w:r>
      </w:ins>
      <w:del w:id="50" w:author="Hans de Waal" w:date="2017-10-27T15:40:00Z">
        <w:r w:rsidDel="00AE596F">
          <w:rPr>
            <w:noProof/>
          </w:rPr>
          <w:delText>6</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Pr>
          <w:noProof/>
        </w:rPr>
        <w:t>2.2.3</w:t>
      </w:r>
      <w:r>
        <w:rPr>
          <w:rFonts w:asciiTheme="minorHAnsi" w:eastAsiaTheme="minorEastAsia" w:hAnsiTheme="minorHAnsi" w:cstheme="minorBidi"/>
          <w:noProof/>
          <w:sz w:val="22"/>
          <w:szCs w:val="22"/>
          <w:lang w:eastAsia="zh-CN"/>
        </w:rPr>
        <w:tab/>
      </w:r>
      <w:r>
        <w:rPr>
          <w:noProof/>
        </w:rPr>
        <w:t>Wave overtopping discharge</w:t>
      </w:r>
      <w:r>
        <w:rPr>
          <w:noProof/>
        </w:rPr>
        <w:tab/>
      </w:r>
      <w:r>
        <w:rPr>
          <w:noProof/>
        </w:rPr>
        <w:fldChar w:fldCharType="begin"/>
      </w:r>
      <w:r>
        <w:rPr>
          <w:noProof/>
        </w:rPr>
        <w:instrText xml:space="preserve"> PAGEREF _Toc496599834 \h </w:instrText>
      </w:r>
      <w:r>
        <w:rPr>
          <w:noProof/>
        </w:rPr>
      </w:r>
      <w:r>
        <w:rPr>
          <w:noProof/>
        </w:rPr>
        <w:fldChar w:fldCharType="separate"/>
      </w:r>
      <w:ins w:id="51" w:author="Hans de Waal" w:date="2017-10-27T16:18:00Z">
        <w:r w:rsidR="00761A37">
          <w:rPr>
            <w:noProof/>
          </w:rPr>
          <w:t>9</w:t>
        </w:r>
      </w:ins>
      <w:del w:id="52" w:author="Hans de Waal" w:date="2017-10-27T15:40:00Z">
        <w:r w:rsidDel="00AE596F">
          <w:rPr>
            <w:noProof/>
          </w:rPr>
          <w:delText>7</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Pr>
          <w:noProof/>
        </w:rPr>
        <w:t>2.2.4</w:t>
      </w:r>
      <w:r>
        <w:rPr>
          <w:rFonts w:asciiTheme="minorHAnsi" w:eastAsiaTheme="minorEastAsia" w:hAnsiTheme="minorHAnsi" w:cstheme="minorBidi"/>
          <w:noProof/>
          <w:sz w:val="22"/>
          <w:szCs w:val="22"/>
          <w:lang w:eastAsia="zh-CN"/>
        </w:rPr>
        <w:tab/>
      </w:r>
      <w:r>
        <w:rPr>
          <w:noProof/>
        </w:rPr>
        <w:t>Limit state function</w:t>
      </w:r>
      <w:r>
        <w:rPr>
          <w:noProof/>
        </w:rPr>
        <w:tab/>
      </w:r>
      <w:r>
        <w:rPr>
          <w:noProof/>
        </w:rPr>
        <w:fldChar w:fldCharType="begin"/>
      </w:r>
      <w:r>
        <w:rPr>
          <w:noProof/>
        </w:rPr>
        <w:instrText xml:space="preserve"> PAGEREF _Toc496599835 \h </w:instrText>
      </w:r>
      <w:r>
        <w:rPr>
          <w:noProof/>
        </w:rPr>
      </w:r>
      <w:r>
        <w:rPr>
          <w:noProof/>
        </w:rPr>
        <w:fldChar w:fldCharType="separate"/>
      </w:r>
      <w:ins w:id="53" w:author="Hans de Waal" w:date="2017-10-27T16:18:00Z">
        <w:r w:rsidR="00761A37">
          <w:rPr>
            <w:noProof/>
          </w:rPr>
          <w:t>9</w:t>
        </w:r>
      </w:ins>
      <w:del w:id="54" w:author="Hans de Waal" w:date="2017-10-27T15:40:00Z">
        <w:r w:rsidDel="00AE596F">
          <w:rPr>
            <w:noProof/>
          </w:rPr>
          <w:delText>7</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2.3</w:t>
      </w:r>
      <w:r>
        <w:rPr>
          <w:rFonts w:asciiTheme="minorHAnsi" w:eastAsiaTheme="minorEastAsia" w:hAnsiTheme="minorHAnsi" w:cstheme="minorBidi"/>
          <w:noProof/>
          <w:sz w:val="22"/>
          <w:szCs w:val="22"/>
          <w:lang w:eastAsia="zh-CN"/>
        </w:rPr>
        <w:tab/>
      </w:r>
      <w:r>
        <w:rPr>
          <w:noProof/>
        </w:rPr>
        <w:t>Manual computation example: case 1</w:t>
      </w:r>
      <w:r>
        <w:rPr>
          <w:noProof/>
        </w:rPr>
        <w:tab/>
      </w:r>
      <w:r>
        <w:rPr>
          <w:noProof/>
        </w:rPr>
        <w:fldChar w:fldCharType="begin"/>
      </w:r>
      <w:r>
        <w:rPr>
          <w:noProof/>
        </w:rPr>
        <w:instrText xml:space="preserve"> PAGEREF _Toc496599836 \h </w:instrText>
      </w:r>
      <w:r>
        <w:rPr>
          <w:noProof/>
        </w:rPr>
      </w:r>
      <w:r>
        <w:rPr>
          <w:noProof/>
        </w:rPr>
        <w:fldChar w:fldCharType="separate"/>
      </w:r>
      <w:ins w:id="55" w:author="Hans de Waal" w:date="2017-10-27T16:18:00Z">
        <w:r w:rsidR="00761A37">
          <w:rPr>
            <w:noProof/>
          </w:rPr>
          <w:t>10</w:t>
        </w:r>
      </w:ins>
      <w:del w:id="56" w:author="Hans de Waal" w:date="2017-10-27T15:40:00Z">
        <w:r w:rsidDel="00AE596F">
          <w:rPr>
            <w:noProof/>
          </w:rPr>
          <w:delText>8</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Pr>
          <w:noProof/>
        </w:rPr>
        <w:t>2.3.1</w:t>
      </w:r>
      <w:r>
        <w:rPr>
          <w:rFonts w:asciiTheme="minorHAnsi" w:eastAsiaTheme="minorEastAsia" w:hAnsiTheme="minorHAnsi" w:cstheme="minorBidi"/>
          <w:noProof/>
          <w:sz w:val="22"/>
          <w:szCs w:val="22"/>
          <w:lang w:eastAsia="zh-CN"/>
        </w:rPr>
        <w:tab/>
      </w:r>
      <w:r>
        <w:rPr>
          <w:noProof/>
        </w:rPr>
        <w:t>Input</w:t>
      </w:r>
      <w:r>
        <w:rPr>
          <w:noProof/>
        </w:rPr>
        <w:tab/>
      </w:r>
      <w:r>
        <w:rPr>
          <w:noProof/>
        </w:rPr>
        <w:fldChar w:fldCharType="begin"/>
      </w:r>
      <w:r>
        <w:rPr>
          <w:noProof/>
        </w:rPr>
        <w:instrText xml:space="preserve"> PAGEREF _Toc496599837 \h </w:instrText>
      </w:r>
      <w:r>
        <w:rPr>
          <w:noProof/>
        </w:rPr>
      </w:r>
      <w:r>
        <w:rPr>
          <w:noProof/>
        </w:rPr>
        <w:fldChar w:fldCharType="separate"/>
      </w:r>
      <w:ins w:id="57" w:author="Hans de Waal" w:date="2017-10-27T16:18:00Z">
        <w:r w:rsidR="00761A37">
          <w:rPr>
            <w:noProof/>
          </w:rPr>
          <w:t>10</w:t>
        </w:r>
      </w:ins>
      <w:del w:id="58" w:author="Hans de Waal" w:date="2017-10-27T15:40:00Z">
        <w:r w:rsidDel="00AE596F">
          <w:rPr>
            <w:noProof/>
          </w:rPr>
          <w:delText>8</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Pr>
          <w:noProof/>
        </w:rPr>
        <w:t>2.3.2</w:t>
      </w:r>
      <w:r>
        <w:rPr>
          <w:rFonts w:asciiTheme="minorHAnsi" w:eastAsiaTheme="minorEastAsia" w:hAnsiTheme="minorHAnsi" w:cstheme="minorBidi"/>
          <w:noProof/>
          <w:sz w:val="22"/>
          <w:szCs w:val="22"/>
          <w:lang w:eastAsia="zh-CN"/>
        </w:rPr>
        <w:tab/>
      </w:r>
      <w:r>
        <w:rPr>
          <w:noProof/>
        </w:rPr>
        <w:t>Computations and output</w:t>
      </w:r>
      <w:r>
        <w:rPr>
          <w:noProof/>
        </w:rPr>
        <w:tab/>
      </w:r>
      <w:r>
        <w:rPr>
          <w:noProof/>
        </w:rPr>
        <w:fldChar w:fldCharType="begin"/>
      </w:r>
      <w:r>
        <w:rPr>
          <w:noProof/>
        </w:rPr>
        <w:instrText xml:space="preserve"> PAGEREF _Toc496599838 \h </w:instrText>
      </w:r>
      <w:r>
        <w:rPr>
          <w:noProof/>
        </w:rPr>
      </w:r>
      <w:r>
        <w:rPr>
          <w:noProof/>
        </w:rPr>
        <w:fldChar w:fldCharType="separate"/>
      </w:r>
      <w:ins w:id="59" w:author="Hans de Waal" w:date="2017-10-27T16:18:00Z">
        <w:r w:rsidR="00761A37">
          <w:rPr>
            <w:noProof/>
          </w:rPr>
          <w:t>10</w:t>
        </w:r>
      </w:ins>
      <w:del w:id="60" w:author="Hans de Waal" w:date="2017-10-27T15:40:00Z">
        <w:r w:rsidDel="00AE596F">
          <w:rPr>
            <w:noProof/>
          </w:rPr>
          <w:delText>8</w:delText>
        </w:r>
      </w:del>
      <w:r>
        <w:rPr>
          <w:noProof/>
        </w:rPr>
        <w:fldChar w:fldCharType="end"/>
      </w:r>
    </w:p>
    <w:p w:rsidR="00FB58D6" w:rsidRDefault="00FB58D6">
      <w:pPr>
        <w:pStyle w:val="TOC1"/>
        <w:rPr>
          <w:rFonts w:asciiTheme="minorHAnsi" w:eastAsiaTheme="minorEastAsia" w:hAnsiTheme="minorHAnsi" w:cstheme="minorBidi"/>
          <w:b w:val="0"/>
          <w:noProof/>
          <w:sz w:val="22"/>
          <w:szCs w:val="22"/>
          <w:lang w:eastAsia="zh-CN"/>
        </w:rPr>
      </w:pPr>
      <w:r>
        <w:rPr>
          <w:noProof/>
        </w:rPr>
        <w:t>3</w:t>
      </w:r>
      <w:r>
        <w:rPr>
          <w:rFonts w:asciiTheme="minorHAnsi" w:eastAsiaTheme="minorEastAsia" w:hAnsiTheme="minorHAnsi" w:cstheme="minorBidi"/>
          <w:b w:val="0"/>
          <w:noProof/>
          <w:sz w:val="22"/>
          <w:szCs w:val="22"/>
          <w:lang w:eastAsia="zh-CN"/>
        </w:rPr>
        <w:tab/>
      </w:r>
      <w:r>
        <w:rPr>
          <w:noProof/>
        </w:rPr>
        <w:t>Tests on trends in results</w:t>
      </w:r>
      <w:r>
        <w:rPr>
          <w:noProof/>
        </w:rPr>
        <w:tab/>
      </w:r>
      <w:r>
        <w:rPr>
          <w:noProof/>
        </w:rPr>
        <w:fldChar w:fldCharType="begin"/>
      </w:r>
      <w:r>
        <w:rPr>
          <w:noProof/>
        </w:rPr>
        <w:instrText xml:space="preserve"> PAGEREF _Toc496599839 \h </w:instrText>
      </w:r>
      <w:r>
        <w:rPr>
          <w:noProof/>
        </w:rPr>
      </w:r>
      <w:r>
        <w:rPr>
          <w:noProof/>
        </w:rPr>
        <w:fldChar w:fldCharType="separate"/>
      </w:r>
      <w:ins w:id="61" w:author="Hans de Waal" w:date="2017-10-27T16:18:00Z">
        <w:r w:rsidR="00761A37">
          <w:rPr>
            <w:noProof/>
          </w:rPr>
          <w:t>13</w:t>
        </w:r>
      </w:ins>
      <w:del w:id="62" w:author="Hans de Waal" w:date="2017-10-27T15:40:00Z">
        <w:r w:rsidDel="00AE596F">
          <w:rPr>
            <w:noProof/>
          </w:rPr>
          <w:delText>11</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3.1</w:t>
      </w:r>
      <w:r>
        <w:rPr>
          <w:rFonts w:asciiTheme="minorHAnsi" w:eastAsiaTheme="minorEastAsia" w:hAnsiTheme="minorHAnsi" w:cstheme="minorBidi"/>
          <w:noProof/>
          <w:sz w:val="22"/>
          <w:szCs w:val="22"/>
          <w:lang w:eastAsia="zh-CN"/>
        </w:rPr>
        <w:tab/>
      </w:r>
      <w:r>
        <w:rPr>
          <w:noProof/>
        </w:rPr>
        <w:t>Test concept</w:t>
      </w:r>
      <w:r>
        <w:rPr>
          <w:noProof/>
        </w:rPr>
        <w:tab/>
      </w:r>
      <w:r>
        <w:rPr>
          <w:noProof/>
        </w:rPr>
        <w:fldChar w:fldCharType="begin"/>
      </w:r>
      <w:r>
        <w:rPr>
          <w:noProof/>
        </w:rPr>
        <w:instrText xml:space="preserve"> PAGEREF _Toc496599840 \h </w:instrText>
      </w:r>
      <w:r>
        <w:rPr>
          <w:noProof/>
        </w:rPr>
      </w:r>
      <w:r>
        <w:rPr>
          <w:noProof/>
        </w:rPr>
        <w:fldChar w:fldCharType="separate"/>
      </w:r>
      <w:ins w:id="63" w:author="Hans de Waal" w:date="2017-10-27T16:18:00Z">
        <w:r w:rsidR="00761A37">
          <w:rPr>
            <w:noProof/>
          </w:rPr>
          <w:t>13</w:t>
        </w:r>
      </w:ins>
      <w:del w:id="64" w:author="Hans de Waal" w:date="2017-10-27T15:40:00Z">
        <w:r w:rsidDel="00AE596F">
          <w:rPr>
            <w:noProof/>
          </w:rPr>
          <w:delText>11</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3.2</w:t>
      </w:r>
      <w:r>
        <w:rPr>
          <w:rFonts w:asciiTheme="minorHAnsi" w:eastAsiaTheme="minorEastAsia" w:hAnsiTheme="minorHAnsi" w:cstheme="minorBidi"/>
          <w:noProof/>
          <w:sz w:val="22"/>
          <w:szCs w:val="22"/>
          <w:lang w:eastAsia="zh-CN"/>
        </w:rPr>
        <w:tab/>
      </w:r>
      <w:r>
        <w:rPr>
          <w:noProof/>
        </w:rPr>
        <w:t>Basic test series of varying load conditions</w:t>
      </w:r>
      <w:r>
        <w:rPr>
          <w:noProof/>
        </w:rPr>
        <w:tab/>
      </w:r>
      <w:r>
        <w:rPr>
          <w:noProof/>
        </w:rPr>
        <w:fldChar w:fldCharType="begin"/>
      </w:r>
      <w:r>
        <w:rPr>
          <w:noProof/>
        </w:rPr>
        <w:instrText xml:space="preserve"> PAGEREF _Toc496599841 \h </w:instrText>
      </w:r>
      <w:r>
        <w:rPr>
          <w:noProof/>
        </w:rPr>
      </w:r>
      <w:r>
        <w:rPr>
          <w:noProof/>
        </w:rPr>
        <w:fldChar w:fldCharType="separate"/>
      </w:r>
      <w:ins w:id="65" w:author="Hans de Waal" w:date="2017-10-27T16:18:00Z">
        <w:r w:rsidR="00761A37">
          <w:rPr>
            <w:noProof/>
          </w:rPr>
          <w:t>14</w:t>
        </w:r>
      </w:ins>
      <w:del w:id="66" w:author="Hans de Waal" w:date="2017-10-27T15:40:00Z">
        <w:r w:rsidDel="00AE596F">
          <w:rPr>
            <w:noProof/>
          </w:rPr>
          <w:delText>12</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Pr>
          <w:noProof/>
        </w:rPr>
        <w:t>3.2.1</w:t>
      </w:r>
      <w:r>
        <w:rPr>
          <w:rFonts w:asciiTheme="minorHAnsi" w:eastAsiaTheme="minorEastAsia" w:hAnsiTheme="minorHAnsi" w:cstheme="minorBidi"/>
          <w:noProof/>
          <w:sz w:val="22"/>
          <w:szCs w:val="22"/>
          <w:lang w:eastAsia="zh-CN"/>
        </w:rPr>
        <w:tab/>
      </w:r>
      <w:r>
        <w:rPr>
          <w:noProof/>
        </w:rPr>
        <w:t>Series of varying load conditions for each cross section</w:t>
      </w:r>
      <w:r>
        <w:rPr>
          <w:noProof/>
        </w:rPr>
        <w:tab/>
      </w:r>
      <w:r>
        <w:rPr>
          <w:noProof/>
        </w:rPr>
        <w:fldChar w:fldCharType="begin"/>
      </w:r>
      <w:r>
        <w:rPr>
          <w:noProof/>
        </w:rPr>
        <w:instrText xml:space="preserve"> PAGEREF _Toc496599842 \h </w:instrText>
      </w:r>
      <w:r>
        <w:rPr>
          <w:noProof/>
        </w:rPr>
      </w:r>
      <w:r>
        <w:rPr>
          <w:noProof/>
        </w:rPr>
        <w:fldChar w:fldCharType="separate"/>
      </w:r>
      <w:ins w:id="67" w:author="Hans de Waal" w:date="2017-10-27T16:18:00Z">
        <w:r w:rsidR="00761A37">
          <w:rPr>
            <w:noProof/>
          </w:rPr>
          <w:t>14</w:t>
        </w:r>
      </w:ins>
      <w:del w:id="68" w:author="Hans de Waal" w:date="2017-10-27T15:40:00Z">
        <w:r w:rsidDel="00AE596F">
          <w:rPr>
            <w:noProof/>
          </w:rPr>
          <w:delText>12</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3.2.2</w:t>
      </w:r>
      <w:r>
        <w:rPr>
          <w:rFonts w:asciiTheme="minorHAnsi" w:eastAsiaTheme="minorEastAsia" w:hAnsiTheme="minorHAnsi" w:cstheme="minorBidi"/>
          <w:noProof/>
          <w:sz w:val="22"/>
          <w:szCs w:val="22"/>
          <w:lang w:eastAsia="zh-CN"/>
        </w:rPr>
        <w:tab/>
      </w:r>
      <w:r w:rsidRPr="00D47ABB">
        <w:rPr>
          <w:noProof/>
          <w:lang w:val="en-US"/>
        </w:rPr>
        <w:t>Output in general</w:t>
      </w:r>
      <w:r>
        <w:rPr>
          <w:noProof/>
        </w:rPr>
        <w:tab/>
      </w:r>
      <w:r>
        <w:rPr>
          <w:noProof/>
        </w:rPr>
        <w:fldChar w:fldCharType="begin"/>
      </w:r>
      <w:r>
        <w:rPr>
          <w:noProof/>
        </w:rPr>
        <w:instrText xml:space="preserve"> PAGEREF _Toc496599843 \h </w:instrText>
      </w:r>
      <w:r>
        <w:rPr>
          <w:noProof/>
        </w:rPr>
      </w:r>
      <w:r>
        <w:rPr>
          <w:noProof/>
        </w:rPr>
        <w:fldChar w:fldCharType="separate"/>
      </w:r>
      <w:ins w:id="69" w:author="Hans de Waal" w:date="2017-10-27T16:18:00Z">
        <w:r w:rsidR="00761A37">
          <w:rPr>
            <w:noProof/>
          </w:rPr>
          <w:t>15</w:t>
        </w:r>
      </w:ins>
      <w:del w:id="70" w:author="Hans de Waal" w:date="2017-10-27T15:40:00Z">
        <w:r w:rsidDel="00AE596F">
          <w:rPr>
            <w:noProof/>
          </w:rPr>
          <w:delText>13</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3.3</w:t>
      </w:r>
      <w:r>
        <w:rPr>
          <w:rFonts w:asciiTheme="minorHAnsi" w:eastAsiaTheme="minorEastAsia" w:hAnsiTheme="minorHAnsi" w:cstheme="minorBidi"/>
          <w:noProof/>
          <w:sz w:val="22"/>
          <w:szCs w:val="22"/>
          <w:lang w:eastAsia="zh-CN"/>
        </w:rPr>
        <w:tab/>
      </w:r>
      <w:r>
        <w:rPr>
          <w:noProof/>
        </w:rPr>
        <w:t>Basic cross sections and series of varying characteristics</w:t>
      </w:r>
      <w:r>
        <w:rPr>
          <w:noProof/>
        </w:rPr>
        <w:tab/>
      </w:r>
      <w:r>
        <w:rPr>
          <w:noProof/>
        </w:rPr>
        <w:fldChar w:fldCharType="begin"/>
      </w:r>
      <w:r>
        <w:rPr>
          <w:noProof/>
        </w:rPr>
        <w:instrText xml:space="preserve"> PAGEREF _Toc496599844 \h </w:instrText>
      </w:r>
      <w:r>
        <w:rPr>
          <w:noProof/>
        </w:rPr>
      </w:r>
      <w:r>
        <w:rPr>
          <w:noProof/>
        </w:rPr>
        <w:fldChar w:fldCharType="separate"/>
      </w:r>
      <w:ins w:id="71" w:author="Hans de Waal" w:date="2017-10-27T16:18:00Z">
        <w:r w:rsidR="00761A37">
          <w:rPr>
            <w:noProof/>
          </w:rPr>
          <w:t>17</w:t>
        </w:r>
      </w:ins>
      <w:del w:id="72" w:author="Hans de Waal" w:date="2017-10-27T15:40:00Z">
        <w:r w:rsidDel="00AE596F">
          <w:rPr>
            <w:noProof/>
          </w:rPr>
          <w:delText>15</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3.3.1</w:t>
      </w:r>
      <w:r>
        <w:rPr>
          <w:rFonts w:asciiTheme="minorHAnsi" w:eastAsiaTheme="minorEastAsia" w:hAnsiTheme="minorHAnsi" w:cstheme="minorBidi"/>
          <w:noProof/>
          <w:sz w:val="22"/>
          <w:szCs w:val="22"/>
          <w:lang w:eastAsia="zh-CN"/>
        </w:rPr>
        <w:tab/>
      </w:r>
      <w:r w:rsidRPr="00D47ABB">
        <w:rPr>
          <w:noProof/>
          <w:lang w:val="en-US"/>
        </w:rPr>
        <w:t>Cross section nr 1</w:t>
      </w:r>
      <w:r>
        <w:rPr>
          <w:noProof/>
        </w:rPr>
        <w:tab/>
      </w:r>
      <w:r>
        <w:rPr>
          <w:noProof/>
        </w:rPr>
        <w:fldChar w:fldCharType="begin"/>
      </w:r>
      <w:r>
        <w:rPr>
          <w:noProof/>
        </w:rPr>
        <w:instrText xml:space="preserve"> PAGEREF _Toc496599845 \h </w:instrText>
      </w:r>
      <w:r>
        <w:rPr>
          <w:noProof/>
        </w:rPr>
      </w:r>
      <w:r>
        <w:rPr>
          <w:noProof/>
        </w:rPr>
        <w:fldChar w:fldCharType="separate"/>
      </w:r>
      <w:ins w:id="73" w:author="Hans de Waal" w:date="2017-10-27T16:18:00Z">
        <w:r w:rsidR="00761A37">
          <w:rPr>
            <w:noProof/>
          </w:rPr>
          <w:t>17</w:t>
        </w:r>
      </w:ins>
      <w:del w:id="74" w:author="Hans de Waal" w:date="2017-10-27T15:40:00Z">
        <w:r w:rsidDel="00AE596F">
          <w:rPr>
            <w:noProof/>
          </w:rPr>
          <w:delText>15</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3.3.2</w:t>
      </w:r>
      <w:r>
        <w:rPr>
          <w:rFonts w:asciiTheme="minorHAnsi" w:eastAsiaTheme="minorEastAsia" w:hAnsiTheme="minorHAnsi" w:cstheme="minorBidi"/>
          <w:noProof/>
          <w:sz w:val="22"/>
          <w:szCs w:val="22"/>
          <w:lang w:eastAsia="zh-CN"/>
        </w:rPr>
        <w:tab/>
      </w:r>
      <w:r w:rsidRPr="00D47ABB">
        <w:rPr>
          <w:noProof/>
          <w:lang w:val="en-US"/>
        </w:rPr>
        <w:t>Cross section nr 2</w:t>
      </w:r>
      <w:r>
        <w:rPr>
          <w:noProof/>
        </w:rPr>
        <w:tab/>
      </w:r>
      <w:r>
        <w:rPr>
          <w:noProof/>
        </w:rPr>
        <w:fldChar w:fldCharType="begin"/>
      </w:r>
      <w:r>
        <w:rPr>
          <w:noProof/>
        </w:rPr>
        <w:instrText xml:space="preserve"> PAGEREF _Toc496599846 \h </w:instrText>
      </w:r>
      <w:r>
        <w:rPr>
          <w:noProof/>
        </w:rPr>
      </w:r>
      <w:r>
        <w:rPr>
          <w:noProof/>
        </w:rPr>
        <w:fldChar w:fldCharType="separate"/>
      </w:r>
      <w:ins w:id="75" w:author="Hans de Waal" w:date="2017-10-27T16:18:00Z">
        <w:r w:rsidR="00761A37">
          <w:rPr>
            <w:noProof/>
          </w:rPr>
          <w:t>18</w:t>
        </w:r>
      </w:ins>
      <w:del w:id="76" w:author="Hans de Waal" w:date="2017-10-27T15:40:00Z">
        <w:r w:rsidDel="00AE596F">
          <w:rPr>
            <w:noProof/>
          </w:rPr>
          <w:delText>16</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3.3.3</w:t>
      </w:r>
      <w:r>
        <w:rPr>
          <w:rFonts w:asciiTheme="minorHAnsi" w:eastAsiaTheme="minorEastAsia" w:hAnsiTheme="minorHAnsi" w:cstheme="minorBidi"/>
          <w:noProof/>
          <w:sz w:val="22"/>
          <w:szCs w:val="22"/>
          <w:lang w:eastAsia="zh-CN"/>
        </w:rPr>
        <w:tab/>
      </w:r>
      <w:r w:rsidRPr="00D47ABB">
        <w:rPr>
          <w:noProof/>
          <w:lang w:val="en-US"/>
        </w:rPr>
        <w:t>Cross section nr 3</w:t>
      </w:r>
      <w:r>
        <w:rPr>
          <w:noProof/>
        </w:rPr>
        <w:tab/>
      </w:r>
      <w:r>
        <w:rPr>
          <w:noProof/>
        </w:rPr>
        <w:fldChar w:fldCharType="begin"/>
      </w:r>
      <w:r>
        <w:rPr>
          <w:noProof/>
        </w:rPr>
        <w:instrText xml:space="preserve"> PAGEREF _Toc496599847 \h </w:instrText>
      </w:r>
      <w:r>
        <w:rPr>
          <w:noProof/>
        </w:rPr>
      </w:r>
      <w:r>
        <w:rPr>
          <w:noProof/>
        </w:rPr>
        <w:fldChar w:fldCharType="separate"/>
      </w:r>
      <w:ins w:id="77" w:author="Hans de Waal" w:date="2017-10-27T16:18:00Z">
        <w:r w:rsidR="00761A37">
          <w:rPr>
            <w:noProof/>
          </w:rPr>
          <w:t>19</w:t>
        </w:r>
      </w:ins>
      <w:del w:id="78" w:author="Hans de Waal" w:date="2017-10-27T15:40:00Z">
        <w:r w:rsidDel="00AE596F">
          <w:rPr>
            <w:noProof/>
          </w:rPr>
          <w:delText>17</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3.3.4</w:t>
      </w:r>
      <w:r>
        <w:rPr>
          <w:rFonts w:asciiTheme="minorHAnsi" w:eastAsiaTheme="minorEastAsia" w:hAnsiTheme="minorHAnsi" w:cstheme="minorBidi"/>
          <w:noProof/>
          <w:sz w:val="22"/>
          <w:szCs w:val="22"/>
          <w:lang w:eastAsia="zh-CN"/>
        </w:rPr>
        <w:tab/>
      </w:r>
      <w:r w:rsidRPr="00D47ABB">
        <w:rPr>
          <w:noProof/>
          <w:lang w:val="en-US"/>
        </w:rPr>
        <w:t>Cross section nr 4</w:t>
      </w:r>
      <w:r>
        <w:rPr>
          <w:noProof/>
        </w:rPr>
        <w:tab/>
      </w:r>
      <w:r>
        <w:rPr>
          <w:noProof/>
        </w:rPr>
        <w:fldChar w:fldCharType="begin"/>
      </w:r>
      <w:r>
        <w:rPr>
          <w:noProof/>
        </w:rPr>
        <w:instrText xml:space="preserve"> PAGEREF _Toc496599848 \h </w:instrText>
      </w:r>
      <w:r>
        <w:rPr>
          <w:noProof/>
        </w:rPr>
      </w:r>
      <w:r>
        <w:rPr>
          <w:noProof/>
        </w:rPr>
        <w:fldChar w:fldCharType="separate"/>
      </w:r>
      <w:ins w:id="79" w:author="Hans de Waal" w:date="2017-10-27T16:18:00Z">
        <w:r w:rsidR="00761A37">
          <w:rPr>
            <w:noProof/>
          </w:rPr>
          <w:t>20</w:t>
        </w:r>
      </w:ins>
      <w:del w:id="80" w:author="Hans de Waal" w:date="2017-10-27T15:40:00Z">
        <w:r w:rsidDel="00AE596F">
          <w:rPr>
            <w:noProof/>
          </w:rPr>
          <w:delText>18</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3.3.5</w:t>
      </w:r>
      <w:r>
        <w:rPr>
          <w:rFonts w:asciiTheme="minorHAnsi" w:eastAsiaTheme="minorEastAsia" w:hAnsiTheme="minorHAnsi" w:cstheme="minorBidi"/>
          <w:noProof/>
          <w:sz w:val="22"/>
          <w:szCs w:val="22"/>
          <w:lang w:eastAsia="zh-CN"/>
        </w:rPr>
        <w:tab/>
      </w:r>
      <w:r w:rsidRPr="00D47ABB">
        <w:rPr>
          <w:noProof/>
          <w:lang w:val="en-US"/>
        </w:rPr>
        <w:t>Cross section nr 5</w:t>
      </w:r>
      <w:r>
        <w:rPr>
          <w:noProof/>
        </w:rPr>
        <w:tab/>
      </w:r>
      <w:r>
        <w:rPr>
          <w:noProof/>
        </w:rPr>
        <w:fldChar w:fldCharType="begin"/>
      </w:r>
      <w:r>
        <w:rPr>
          <w:noProof/>
        </w:rPr>
        <w:instrText xml:space="preserve"> PAGEREF _Toc496599849 \h </w:instrText>
      </w:r>
      <w:r>
        <w:rPr>
          <w:noProof/>
        </w:rPr>
      </w:r>
      <w:r>
        <w:rPr>
          <w:noProof/>
        </w:rPr>
        <w:fldChar w:fldCharType="separate"/>
      </w:r>
      <w:ins w:id="81" w:author="Hans de Waal" w:date="2017-10-27T16:18:00Z">
        <w:r w:rsidR="00761A37">
          <w:rPr>
            <w:noProof/>
          </w:rPr>
          <w:t>21</w:t>
        </w:r>
      </w:ins>
      <w:del w:id="82" w:author="Hans de Waal" w:date="2017-10-27T15:40:00Z">
        <w:r w:rsidDel="00AE596F">
          <w:rPr>
            <w:noProof/>
          </w:rPr>
          <w:delText>19</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3.3.6</w:t>
      </w:r>
      <w:r>
        <w:rPr>
          <w:rFonts w:asciiTheme="minorHAnsi" w:eastAsiaTheme="minorEastAsia" w:hAnsiTheme="minorHAnsi" w:cstheme="minorBidi"/>
          <w:noProof/>
          <w:sz w:val="22"/>
          <w:szCs w:val="22"/>
          <w:lang w:eastAsia="zh-CN"/>
        </w:rPr>
        <w:tab/>
      </w:r>
      <w:r w:rsidRPr="00D47ABB">
        <w:rPr>
          <w:noProof/>
          <w:lang w:val="en-US"/>
        </w:rPr>
        <w:t>Cross section nr 6</w:t>
      </w:r>
      <w:r>
        <w:rPr>
          <w:noProof/>
        </w:rPr>
        <w:tab/>
      </w:r>
      <w:r>
        <w:rPr>
          <w:noProof/>
        </w:rPr>
        <w:fldChar w:fldCharType="begin"/>
      </w:r>
      <w:r>
        <w:rPr>
          <w:noProof/>
        </w:rPr>
        <w:instrText xml:space="preserve"> PAGEREF _Toc496599850 \h </w:instrText>
      </w:r>
      <w:r>
        <w:rPr>
          <w:noProof/>
        </w:rPr>
      </w:r>
      <w:r>
        <w:rPr>
          <w:noProof/>
        </w:rPr>
        <w:fldChar w:fldCharType="separate"/>
      </w:r>
      <w:ins w:id="83" w:author="Hans de Waal" w:date="2017-10-27T16:18:00Z">
        <w:r w:rsidR="00761A37">
          <w:rPr>
            <w:noProof/>
          </w:rPr>
          <w:t>22</w:t>
        </w:r>
      </w:ins>
      <w:del w:id="84" w:author="Hans de Waal" w:date="2017-10-27T15:40:00Z">
        <w:r w:rsidDel="00AE596F">
          <w:rPr>
            <w:noProof/>
          </w:rPr>
          <w:delText>20</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3.3.7</w:t>
      </w:r>
      <w:r>
        <w:rPr>
          <w:rFonts w:asciiTheme="minorHAnsi" w:eastAsiaTheme="minorEastAsia" w:hAnsiTheme="minorHAnsi" w:cstheme="minorBidi"/>
          <w:noProof/>
          <w:sz w:val="22"/>
          <w:szCs w:val="22"/>
          <w:lang w:eastAsia="zh-CN"/>
        </w:rPr>
        <w:tab/>
      </w:r>
      <w:r w:rsidRPr="00D47ABB">
        <w:rPr>
          <w:noProof/>
          <w:lang w:val="en-US"/>
        </w:rPr>
        <w:t>Cross section nr 7</w:t>
      </w:r>
      <w:r>
        <w:rPr>
          <w:noProof/>
        </w:rPr>
        <w:tab/>
      </w:r>
      <w:r>
        <w:rPr>
          <w:noProof/>
        </w:rPr>
        <w:fldChar w:fldCharType="begin"/>
      </w:r>
      <w:r>
        <w:rPr>
          <w:noProof/>
        </w:rPr>
        <w:instrText xml:space="preserve"> PAGEREF _Toc496599851 \h </w:instrText>
      </w:r>
      <w:r>
        <w:rPr>
          <w:noProof/>
        </w:rPr>
      </w:r>
      <w:r>
        <w:rPr>
          <w:noProof/>
        </w:rPr>
        <w:fldChar w:fldCharType="separate"/>
      </w:r>
      <w:ins w:id="85" w:author="Hans de Waal" w:date="2017-10-27T16:18:00Z">
        <w:r w:rsidR="00761A37">
          <w:rPr>
            <w:noProof/>
          </w:rPr>
          <w:t>23</w:t>
        </w:r>
      </w:ins>
      <w:del w:id="86" w:author="Hans de Waal" w:date="2017-10-27T15:40:00Z">
        <w:r w:rsidDel="00AE596F">
          <w:rPr>
            <w:noProof/>
          </w:rPr>
          <w:delText>21</w:delText>
        </w:r>
      </w:del>
      <w:r>
        <w:rPr>
          <w:noProof/>
        </w:rPr>
        <w:fldChar w:fldCharType="end"/>
      </w:r>
    </w:p>
    <w:p w:rsidR="00FB58D6" w:rsidRDefault="00FB58D6">
      <w:pPr>
        <w:pStyle w:val="TOC3"/>
        <w:tabs>
          <w:tab w:val="left" w:pos="1276"/>
        </w:tabs>
        <w:rPr>
          <w:rFonts w:asciiTheme="minorHAnsi" w:eastAsiaTheme="minorEastAsia" w:hAnsiTheme="minorHAnsi" w:cstheme="minorBidi"/>
          <w:noProof/>
          <w:sz w:val="22"/>
          <w:szCs w:val="22"/>
          <w:lang w:eastAsia="zh-CN"/>
        </w:rPr>
      </w:pPr>
      <w:r w:rsidRPr="00D47ABB">
        <w:rPr>
          <w:noProof/>
          <w:lang w:val="en-US"/>
        </w:rPr>
        <w:t>3.3.8</w:t>
      </w:r>
      <w:r>
        <w:rPr>
          <w:rFonts w:asciiTheme="minorHAnsi" w:eastAsiaTheme="minorEastAsia" w:hAnsiTheme="minorHAnsi" w:cstheme="minorBidi"/>
          <w:noProof/>
          <w:sz w:val="22"/>
          <w:szCs w:val="22"/>
          <w:lang w:eastAsia="zh-CN"/>
        </w:rPr>
        <w:tab/>
      </w:r>
      <w:r w:rsidRPr="00D47ABB">
        <w:rPr>
          <w:noProof/>
          <w:lang w:val="en-US"/>
        </w:rPr>
        <w:t>Cross section nr 8</w:t>
      </w:r>
      <w:r>
        <w:rPr>
          <w:noProof/>
        </w:rPr>
        <w:tab/>
      </w:r>
      <w:r>
        <w:rPr>
          <w:noProof/>
        </w:rPr>
        <w:fldChar w:fldCharType="begin"/>
      </w:r>
      <w:r>
        <w:rPr>
          <w:noProof/>
        </w:rPr>
        <w:instrText xml:space="preserve"> PAGEREF _Toc496599852 \h </w:instrText>
      </w:r>
      <w:r>
        <w:rPr>
          <w:noProof/>
        </w:rPr>
      </w:r>
      <w:r>
        <w:rPr>
          <w:noProof/>
        </w:rPr>
        <w:fldChar w:fldCharType="separate"/>
      </w:r>
      <w:ins w:id="87" w:author="Hans de Waal" w:date="2017-10-27T16:18:00Z">
        <w:r w:rsidR="00761A37">
          <w:rPr>
            <w:noProof/>
          </w:rPr>
          <w:t>24</w:t>
        </w:r>
      </w:ins>
      <w:del w:id="88" w:author="Hans de Waal" w:date="2017-10-27T15:40:00Z">
        <w:r w:rsidDel="00AE596F">
          <w:rPr>
            <w:noProof/>
          </w:rPr>
          <w:delText>22</w:delText>
        </w:r>
      </w:del>
      <w:r>
        <w:rPr>
          <w:noProof/>
        </w:rPr>
        <w:fldChar w:fldCharType="end"/>
      </w:r>
    </w:p>
    <w:p w:rsidR="00FB58D6" w:rsidRDefault="00FB58D6">
      <w:pPr>
        <w:pStyle w:val="TOC1"/>
        <w:rPr>
          <w:rFonts w:asciiTheme="minorHAnsi" w:eastAsiaTheme="minorEastAsia" w:hAnsiTheme="minorHAnsi" w:cstheme="minorBidi"/>
          <w:b w:val="0"/>
          <w:noProof/>
          <w:sz w:val="22"/>
          <w:szCs w:val="22"/>
          <w:lang w:eastAsia="zh-CN"/>
        </w:rPr>
      </w:pPr>
      <w:r>
        <w:rPr>
          <w:noProof/>
        </w:rPr>
        <w:t>4</w:t>
      </w:r>
      <w:r>
        <w:rPr>
          <w:rFonts w:asciiTheme="minorHAnsi" w:eastAsiaTheme="minorEastAsia" w:hAnsiTheme="minorHAnsi" w:cstheme="minorBidi"/>
          <w:b w:val="0"/>
          <w:noProof/>
          <w:sz w:val="22"/>
          <w:szCs w:val="22"/>
          <w:lang w:eastAsia="zh-CN"/>
        </w:rPr>
        <w:tab/>
      </w:r>
      <w:r>
        <w:rPr>
          <w:noProof/>
        </w:rPr>
        <w:t>Other tests</w:t>
      </w:r>
      <w:r>
        <w:rPr>
          <w:noProof/>
        </w:rPr>
        <w:tab/>
      </w:r>
      <w:r>
        <w:rPr>
          <w:noProof/>
        </w:rPr>
        <w:fldChar w:fldCharType="begin"/>
      </w:r>
      <w:r>
        <w:rPr>
          <w:noProof/>
        </w:rPr>
        <w:instrText xml:space="preserve"> PAGEREF _Toc496599853 \h </w:instrText>
      </w:r>
      <w:r>
        <w:rPr>
          <w:noProof/>
        </w:rPr>
      </w:r>
      <w:r>
        <w:rPr>
          <w:noProof/>
        </w:rPr>
        <w:fldChar w:fldCharType="separate"/>
      </w:r>
      <w:ins w:id="89" w:author="Hans de Waal" w:date="2017-10-27T16:18:00Z">
        <w:r w:rsidR="00761A37">
          <w:rPr>
            <w:noProof/>
          </w:rPr>
          <w:t>25</w:t>
        </w:r>
      </w:ins>
      <w:del w:id="90" w:author="Hans de Waal" w:date="2017-10-27T15:40:00Z">
        <w:r w:rsidDel="00AE596F">
          <w:rPr>
            <w:noProof/>
          </w:rPr>
          <w:delText>23</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4.1</w:t>
      </w:r>
      <w:r>
        <w:rPr>
          <w:rFonts w:asciiTheme="minorHAnsi" w:eastAsiaTheme="minorEastAsia" w:hAnsiTheme="minorHAnsi" w:cstheme="minorBidi"/>
          <w:noProof/>
          <w:sz w:val="22"/>
          <w:szCs w:val="22"/>
          <w:lang w:eastAsia="zh-CN"/>
        </w:rPr>
        <w:tab/>
      </w:r>
      <w:r>
        <w:rPr>
          <w:noProof/>
        </w:rPr>
        <w:t>General tests</w:t>
      </w:r>
      <w:r>
        <w:rPr>
          <w:noProof/>
        </w:rPr>
        <w:tab/>
      </w:r>
      <w:r>
        <w:rPr>
          <w:noProof/>
        </w:rPr>
        <w:fldChar w:fldCharType="begin"/>
      </w:r>
      <w:r>
        <w:rPr>
          <w:noProof/>
        </w:rPr>
        <w:instrText xml:space="preserve"> PAGEREF _Toc496599854 \h </w:instrText>
      </w:r>
      <w:r>
        <w:rPr>
          <w:noProof/>
        </w:rPr>
      </w:r>
      <w:r>
        <w:rPr>
          <w:noProof/>
        </w:rPr>
        <w:fldChar w:fldCharType="separate"/>
      </w:r>
      <w:ins w:id="91" w:author="Hans de Waal" w:date="2017-10-27T16:18:00Z">
        <w:r w:rsidR="00761A37">
          <w:rPr>
            <w:noProof/>
          </w:rPr>
          <w:t>25</w:t>
        </w:r>
      </w:ins>
      <w:del w:id="92" w:author="Hans de Waal" w:date="2017-10-27T15:40:00Z">
        <w:r w:rsidDel="00AE596F">
          <w:rPr>
            <w:noProof/>
          </w:rPr>
          <w:delText>23</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4.2</w:t>
      </w:r>
      <w:r>
        <w:rPr>
          <w:rFonts w:asciiTheme="minorHAnsi" w:eastAsiaTheme="minorEastAsia" w:hAnsiTheme="minorHAnsi" w:cstheme="minorBidi"/>
          <w:noProof/>
          <w:sz w:val="22"/>
          <w:szCs w:val="22"/>
          <w:lang w:eastAsia="zh-CN"/>
        </w:rPr>
        <w:tab/>
      </w:r>
      <w:r>
        <w:rPr>
          <w:noProof/>
        </w:rPr>
        <w:t>Omkeervariant tests</w:t>
      </w:r>
      <w:r>
        <w:rPr>
          <w:noProof/>
        </w:rPr>
        <w:tab/>
      </w:r>
      <w:r>
        <w:rPr>
          <w:noProof/>
        </w:rPr>
        <w:fldChar w:fldCharType="begin"/>
      </w:r>
      <w:r>
        <w:rPr>
          <w:noProof/>
        </w:rPr>
        <w:instrText xml:space="preserve"> PAGEREF _Toc496599855 \h </w:instrText>
      </w:r>
      <w:r>
        <w:rPr>
          <w:noProof/>
        </w:rPr>
      </w:r>
      <w:r>
        <w:rPr>
          <w:noProof/>
        </w:rPr>
        <w:fldChar w:fldCharType="separate"/>
      </w:r>
      <w:ins w:id="93" w:author="Hans de Waal" w:date="2017-10-27T16:18:00Z">
        <w:r w:rsidR="00761A37">
          <w:rPr>
            <w:noProof/>
          </w:rPr>
          <w:t>25</w:t>
        </w:r>
      </w:ins>
      <w:del w:id="94" w:author="Hans de Waal" w:date="2017-10-27T15:40:00Z">
        <w:r w:rsidDel="00AE596F">
          <w:rPr>
            <w:noProof/>
          </w:rPr>
          <w:delText>23</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4.3</w:t>
      </w:r>
      <w:r>
        <w:rPr>
          <w:rFonts w:asciiTheme="minorHAnsi" w:eastAsiaTheme="minorEastAsia" w:hAnsiTheme="minorHAnsi" w:cstheme="minorBidi"/>
          <w:noProof/>
          <w:sz w:val="22"/>
          <w:szCs w:val="22"/>
          <w:lang w:eastAsia="zh-CN"/>
        </w:rPr>
        <w:tab/>
      </w:r>
      <w:r>
        <w:rPr>
          <w:noProof/>
        </w:rPr>
        <w:t>Java/FEWS interface tests</w:t>
      </w:r>
      <w:r>
        <w:rPr>
          <w:noProof/>
        </w:rPr>
        <w:tab/>
      </w:r>
      <w:r>
        <w:rPr>
          <w:noProof/>
        </w:rPr>
        <w:fldChar w:fldCharType="begin"/>
      </w:r>
      <w:r>
        <w:rPr>
          <w:noProof/>
        </w:rPr>
        <w:instrText xml:space="preserve"> PAGEREF _Toc496599856 \h </w:instrText>
      </w:r>
      <w:r>
        <w:rPr>
          <w:noProof/>
        </w:rPr>
      </w:r>
      <w:r>
        <w:rPr>
          <w:noProof/>
        </w:rPr>
        <w:fldChar w:fldCharType="separate"/>
      </w:r>
      <w:ins w:id="95" w:author="Hans de Waal" w:date="2017-10-27T16:18:00Z">
        <w:r w:rsidR="00761A37">
          <w:rPr>
            <w:noProof/>
          </w:rPr>
          <w:t>26</w:t>
        </w:r>
      </w:ins>
      <w:del w:id="96" w:author="Hans de Waal" w:date="2017-10-27T15:40:00Z">
        <w:r w:rsidDel="00AE596F">
          <w:rPr>
            <w:noProof/>
          </w:rPr>
          <w:delText>24</w:delText>
        </w:r>
      </w:del>
      <w:r>
        <w:rPr>
          <w:noProof/>
        </w:rPr>
        <w:fldChar w:fldCharType="end"/>
      </w:r>
    </w:p>
    <w:p w:rsidR="00FB58D6" w:rsidRDefault="00FB58D6">
      <w:pPr>
        <w:pStyle w:val="TOC2"/>
        <w:rPr>
          <w:rFonts w:asciiTheme="minorHAnsi" w:eastAsiaTheme="minorEastAsia" w:hAnsiTheme="minorHAnsi" w:cstheme="minorBidi"/>
          <w:noProof/>
          <w:sz w:val="22"/>
          <w:szCs w:val="22"/>
          <w:lang w:eastAsia="zh-CN"/>
        </w:rPr>
      </w:pPr>
      <w:r>
        <w:rPr>
          <w:noProof/>
        </w:rPr>
        <w:t>4.4</w:t>
      </w:r>
      <w:r>
        <w:rPr>
          <w:rFonts w:asciiTheme="minorHAnsi" w:eastAsiaTheme="minorEastAsia" w:hAnsiTheme="minorHAnsi" w:cstheme="minorBidi"/>
          <w:noProof/>
          <w:sz w:val="22"/>
          <w:szCs w:val="22"/>
          <w:lang w:eastAsia="zh-CN"/>
        </w:rPr>
        <w:tab/>
      </w:r>
      <w:r>
        <w:rPr>
          <w:noProof/>
        </w:rPr>
        <w:t>Unit tests</w:t>
      </w:r>
      <w:r>
        <w:rPr>
          <w:noProof/>
        </w:rPr>
        <w:tab/>
      </w:r>
      <w:r>
        <w:rPr>
          <w:noProof/>
        </w:rPr>
        <w:fldChar w:fldCharType="begin"/>
      </w:r>
      <w:r>
        <w:rPr>
          <w:noProof/>
        </w:rPr>
        <w:instrText xml:space="preserve"> PAGEREF _Toc496599857 \h </w:instrText>
      </w:r>
      <w:r>
        <w:rPr>
          <w:noProof/>
        </w:rPr>
      </w:r>
      <w:r>
        <w:rPr>
          <w:noProof/>
        </w:rPr>
        <w:fldChar w:fldCharType="separate"/>
      </w:r>
      <w:ins w:id="97" w:author="Hans de Waal" w:date="2017-10-27T16:18:00Z">
        <w:r w:rsidR="00761A37">
          <w:rPr>
            <w:noProof/>
          </w:rPr>
          <w:t>26</w:t>
        </w:r>
      </w:ins>
      <w:del w:id="98" w:author="Hans de Waal" w:date="2017-10-27T15:40:00Z">
        <w:r w:rsidDel="00AE596F">
          <w:rPr>
            <w:noProof/>
          </w:rPr>
          <w:delText>24</w:delText>
        </w:r>
      </w:del>
      <w:r>
        <w:rPr>
          <w:noProof/>
        </w:rPr>
        <w:fldChar w:fldCharType="end"/>
      </w:r>
    </w:p>
    <w:p w:rsidR="00FB58D6" w:rsidRDefault="00FB58D6">
      <w:pPr>
        <w:pStyle w:val="TOC1"/>
        <w:rPr>
          <w:rFonts w:asciiTheme="minorHAnsi" w:eastAsiaTheme="minorEastAsia" w:hAnsiTheme="minorHAnsi" w:cstheme="minorBidi"/>
          <w:b w:val="0"/>
          <w:noProof/>
          <w:sz w:val="22"/>
          <w:szCs w:val="22"/>
          <w:lang w:eastAsia="zh-CN"/>
        </w:rPr>
      </w:pPr>
      <w:r>
        <w:rPr>
          <w:noProof/>
        </w:rPr>
        <w:t>5</w:t>
      </w:r>
      <w:r>
        <w:rPr>
          <w:rFonts w:asciiTheme="minorHAnsi" w:eastAsiaTheme="minorEastAsia" w:hAnsiTheme="minorHAnsi" w:cstheme="minorBidi"/>
          <w:b w:val="0"/>
          <w:noProof/>
          <w:sz w:val="22"/>
          <w:szCs w:val="22"/>
          <w:lang w:eastAsia="zh-CN"/>
        </w:rPr>
        <w:tab/>
      </w:r>
      <w:r>
        <w:rPr>
          <w:noProof/>
        </w:rPr>
        <w:t>Recommendations</w:t>
      </w:r>
      <w:r>
        <w:rPr>
          <w:noProof/>
        </w:rPr>
        <w:tab/>
      </w:r>
      <w:r>
        <w:rPr>
          <w:noProof/>
        </w:rPr>
        <w:fldChar w:fldCharType="begin"/>
      </w:r>
      <w:r>
        <w:rPr>
          <w:noProof/>
        </w:rPr>
        <w:instrText xml:space="preserve"> PAGEREF _Toc496599858 \h </w:instrText>
      </w:r>
      <w:r>
        <w:rPr>
          <w:noProof/>
        </w:rPr>
      </w:r>
      <w:r>
        <w:rPr>
          <w:noProof/>
        </w:rPr>
        <w:fldChar w:fldCharType="separate"/>
      </w:r>
      <w:ins w:id="99" w:author="Hans de Waal" w:date="2017-10-27T16:18:00Z">
        <w:r w:rsidR="00761A37">
          <w:rPr>
            <w:noProof/>
          </w:rPr>
          <w:t>27</w:t>
        </w:r>
      </w:ins>
      <w:del w:id="100" w:author="Hans de Waal" w:date="2017-10-27T15:40:00Z">
        <w:r w:rsidDel="00AE596F">
          <w:rPr>
            <w:noProof/>
          </w:rPr>
          <w:delText>25</w:delText>
        </w:r>
      </w:del>
      <w:r>
        <w:rPr>
          <w:noProof/>
        </w:rPr>
        <w:fldChar w:fldCharType="end"/>
      </w:r>
    </w:p>
    <w:p w:rsidR="00FB58D6" w:rsidRDefault="00FB58D6">
      <w:pPr>
        <w:pStyle w:val="TOC1"/>
        <w:rPr>
          <w:rFonts w:asciiTheme="minorHAnsi" w:eastAsiaTheme="minorEastAsia" w:hAnsiTheme="minorHAnsi" w:cstheme="minorBidi"/>
          <w:b w:val="0"/>
          <w:noProof/>
          <w:sz w:val="22"/>
          <w:szCs w:val="22"/>
          <w:lang w:eastAsia="zh-CN"/>
        </w:rPr>
      </w:pPr>
      <w:r>
        <w:rPr>
          <w:noProof/>
        </w:rPr>
        <w:t>6</w:t>
      </w:r>
      <w:r>
        <w:rPr>
          <w:rFonts w:asciiTheme="minorHAnsi" w:eastAsiaTheme="minorEastAsia" w:hAnsiTheme="minorHAnsi" w:cstheme="minorBidi"/>
          <w:b w:val="0"/>
          <w:noProof/>
          <w:sz w:val="22"/>
          <w:szCs w:val="22"/>
          <w:lang w:eastAsia="zh-CN"/>
        </w:rPr>
        <w:tab/>
      </w:r>
      <w:r>
        <w:rPr>
          <w:noProof/>
        </w:rPr>
        <w:t>References</w:t>
      </w:r>
      <w:r>
        <w:rPr>
          <w:noProof/>
        </w:rPr>
        <w:tab/>
      </w:r>
      <w:r>
        <w:rPr>
          <w:noProof/>
        </w:rPr>
        <w:fldChar w:fldCharType="begin"/>
      </w:r>
      <w:r>
        <w:rPr>
          <w:noProof/>
        </w:rPr>
        <w:instrText xml:space="preserve"> PAGEREF _Toc496599859 \h </w:instrText>
      </w:r>
      <w:r>
        <w:rPr>
          <w:noProof/>
        </w:rPr>
      </w:r>
      <w:r>
        <w:rPr>
          <w:noProof/>
        </w:rPr>
        <w:fldChar w:fldCharType="separate"/>
      </w:r>
      <w:ins w:id="101" w:author="Hans de Waal" w:date="2017-10-27T16:18:00Z">
        <w:r w:rsidR="00761A37">
          <w:rPr>
            <w:noProof/>
          </w:rPr>
          <w:t>29</w:t>
        </w:r>
      </w:ins>
      <w:del w:id="102" w:author="Hans de Waal" w:date="2017-10-27T15:40:00Z">
        <w:r w:rsidDel="00AE596F">
          <w:rPr>
            <w:noProof/>
          </w:rPr>
          <w:delText>27</w:delText>
        </w:r>
      </w:del>
      <w:r>
        <w:rPr>
          <w:noProof/>
        </w:rPr>
        <w:fldChar w:fldCharType="end"/>
      </w:r>
    </w:p>
    <w:p w:rsidR="00EF0CF5" w:rsidRDefault="00EF0CF5" w:rsidP="009E030B">
      <w:r w:rsidRPr="00E025DD">
        <w:fldChar w:fldCharType="end"/>
      </w:r>
      <w:commentRangeEnd w:id="40"/>
      <w:r w:rsidR="003D3F18">
        <w:rPr>
          <w:rStyle w:val="CommentReference"/>
        </w:rPr>
        <w:commentReference w:id="40"/>
      </w:r>
    </w:p>
    <w:p w:rsidR="00FB0AA8" w:rsidRPr="007C20CD" w:rsidRDefault="00FB0AA8">
      <w:pPr>
        <w:pStyle w:val="AppendixTOC"/>
        <w:rPr>
          <w:lang w:val="en-GB"/>
        </w:rPr>
      </w:pPr>
      <w:bookmarkStart w:id="103" w:name="bmAppTOC"/>
      <w:bookmarkEnd w:id="103"/>
      <w:r w:rsidRPr="007C20CD">
        <w:rPr>
          <w:lang w:val="en-GB"/>
        </w:rPr>
        <w:t>Appendices</w:t>
      </w:r>
    </w:p>
    <w:p w:rsidR="00FB58D6" w:rsidRDefault="00FB0AA8">
      <w:pPr>
        <w:pStyle w:val="TOC6"/>
        <w:rPr>
          <w:rFonts w:asciiTheme="minorHAnsi" w:eastAsiaTheme="minorEastAsia" w:hAnsiTheme="minorHAnsi" w:cstheme="minorBidi"/>
          <w:b w:val="0"/>
          <w:noProof/>
          <w:sz w:val="22"/>
          <w:szCs w:val="22"/>
          <w:lang w:eastAsia="zh-CN"/>
        </w:rPr>
      </w:pPr>
      <w:r>
        <w:rPr>
          <w:szCs w:val="22"/>
        </w:rPr>
        <w:fldChar w:fldCharType="begin"/>
      </w:r>
      <w:r w:rsidRPr="006110E1">
        <w:rPr>
          <w:szCs w:val="22"/>
          <w:lang w:val="en-US"/>
        </w:rPr>
        <w:instrText xml:space="preserve"> TOC \o "6-</w:instrText>
      </w:r>
      <w:r>
        <w:rPr>
          <w:szCs w:val="22"/>
          <w:lang w:val="en-US"/>
        </w:rPr>
        <w:instrText>8</w:instrText>
      </w:r>
      <w:r w:rsidRPr="006110E1">
        <w:rPr>
          <w:szCs w:val="22"/>
          <w:lang w:val="en-US"/>
        </w:rPr>
        <w:instrText xml:space="preserve"> </w:instrText>
      </w:r>
      <w:r>
        <w:rPr>
          <w:szCs w:val="22"/>
        </w:rPr>
        <w:fldChar w:fldCharType="separate"/>
      </w:r>
      <w:r w:rsidR="00FB58D6">
        <w:rPr>
          <w:noProof/>
        </w:rPr>
        <w:t>A</w:t>
      </w:r>
      <w:r w:rsidR="00FB58D6">
        <w:rPr>
          <w:rFonts w:asciiTheme="minorHAnsi" w:eastAsiaTheme="minorEastAsia" w:hAnsiTheme="minorHAnsi" w:cstheme="minorBidi"/>
          <w:b w:val="0"/>
          <w:noProof/>
          <w:sz w:val="22"/>
          <w:szCs w:val="22"/>
          <w:lang w:eastAsia="zh-CN"/>
        </w:rPr>
        <w:tab/>
      </w:r>
      <w:r w:rsidR="00FB58D6">
        <w:rPr>
          <w:noProof/>
        </w:rPr>
        <w:t>Overview of Trend test series</w:t>
      </w:r>
      <w:r w:rsidR="00FB58D6">
        <w:rPr>
          <w:noProof/>
        </w:rPr>
        <w:tab/>
      </w:r>
      <w:r w:rsidR="00FB58D6">
        <w:rPr>
          <w:noProof/>
        </w:rPr>
        <w:fldChar w:fldCharType="begin"/>
      </w:r>
      <w:r w:rsidR="00FB58D6">
        <w:rPr>
          <w:noProof/>
        </w:rPr>
        <w:instrText xml:space="preserve"> PAGEREF _Toc496599770 \h </w:instrText>
      </w:r>
      <w:r w:rsidR="00FB58D6">
        <w:rPr>
          <w:noProof/>
        </w:rPr>
      </w:r>
      <w:r w:rsidR="00FB58D6">
        <w:rPr>
          <w:noProof/>
        </w:rPr>
        <w:fldChar w:fldCharType="separate"/>
      </w:r>
      <w:r w:rsidR="00761A37">
        <w:rPr>
          <w:noProof/>
        </w:rPr>
        <w:t>A-1</w:t>
      </w:r>
      <w:r w:rsidR="00FB58D6">
        <w:rPr>
          <w:noProof/>
        </w:rPr>
        <w:fldChar w:fldCharType="end"/>
      </w:r>
    </w:p>
    <w:p w:rsidR="00FB0AA8" w:rsidRDefault="00FB0AA8" w:rsidP="009E030B">
      <w:r>
        <w:fldChar w:fldCharType="end"/>
      </w:r>
    </w:p>
    <w:p w:rsidR="00FB0AA8" w:rsidRPr="00E025DD" w:rsidRDefault="00FB0AA8" w:rsidP="009E030B"/>
    <w:p w:rsidR="00880F74" w:rsidRDefault="00880F74" w:rsidP="00EF1CDD"/>
    <w:p w:rsidR="004C33FD" w:rsidRDefault="004C33FD" w:rsidP="00EF1CDD"/>
    <w:p w:rsidR="007D6712" w:rsidRDefault="007D6712" w:rsidP="00EF1CDD">
      <w:pPr>
        <w:sectPr w:rsidR="007D6712" w:rsidSect="00255B9B">
          <w:headerReference w:type="even" r:id="rId20"/>
          <w:headerReference w:type="default" r:id="rId21"/>
          <w:footerReference w:type="even" r:id="rId22"/>
          <w:footerReference w:type="default" r:id="rId23"/>
          <w:type w:val="oddPage"/>
          <w:pgSz w:w="11906" w:h="16838" w:code="9"/>
          <w:pgMar w:top="2552" w:right="1094" w:bottom="1077" w:left="2098" w:header="822" w:footer="198" w:gutter="0"/>
          <w:paperSrc w:first="1" w:other="1"/>
          <w:pgNumType w:fmt="lowerRoman" w:start="1"/>
          <w:cols w:space="708"/>
          <w:docGrid w:linePitch="360"/>
        </w:sectPr>
      </w:pPr>
    </w:p>
    <w:bookmarkStart w:id="115" w:name="bmChap1"/>
    <w:bookmarkEnd w:id="115"/>
    <w:p w:rsidR="00EF0CF5" w:rsidRDefault="00EF0CF5" w:rsidP="00EF0CF5">
      <w:pPr>
        <w:pStyle w:val="Heading1"/>
        <w:keepLines w:val="0"/>
      </w:pPr>
      <w:r w:rsidRPr="007F4FA3">
        <w:rPr>
          <w:rStyle w:val="Hidden"/>
        </w:rPr>
        <w:lastRenderedPageBreak/>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del w:id="116" w:author="Hans de Waal" w:date="2017-10-27T15:40:00Z">
        <w:r w:rsidR="00AE596F" w:rsidDel="00AE596F">
          <w:rPr>
            <w:rStyle w:val="Hidden"/>
          </w:rPr>
          <w:fldChar w:fldCharType="separate"/>
        </w:r>
      </w:del>
      <w:r w:rsidRPr="007F4FA3">
        <w:rPr>
          <w:rStyle w:val="Hidden"/>
        </w:rPr>
        <w:fldChar w:fldCharType="end"/>
      </w:r>
      <w:r w:rsidRPr="007F4FA3">
        <w:rPr>
          <w:rStyle w:val="Hidden"/>
        </w:rPr>
        <w:fldChar w:fldCharType="begin"/>
      </w:r>
      <w:r w:rsidRPr="007F4FA3">
        <w:rPr>
          <w:rStyle w:val="Hidden"/>
        </w:rPr>
        <w:instrText xml:space="preserve"> SEQ MTSec \r 1 \h \* MERGEFORMAT </w:instrText>
      </w:r>
      <w:del w:id="117" w:author="Hans de Waal" w:date="2017-10-27T15:40:00Z">
        <w:r w:rsidR="00AE596F" w:rsidDel="00AE596F">
          <w:rPr>
            <w:rStyle w:val="Hidden"/>
          </w:rPr>
          <w:fldChar w:fldCharType="separate"/>
        </w:r>
      </w:del>
      <w:r w:rsidRPr="007F4FA3">
        <w:rPr>
          <w:rStyle w:val="Hidden"/>
        </w:rPr>
        <w:fldChar w:fldCharType="end"/>
      </w:r>
      <w:r w:rsidRPr="007F4FA3">
        <w:rPr>
          <w:rStyle w:val="Hidden"/>
        </w:rPr>
        <w:fldChar w:fldCharType="end"/>
      </w:r>
      <w:bookmarkStart w:id="118" w:name="_Toc496599826"/>
      <w:r w:rsidR="00A94EB6">
        <w:t>Introduction</w:t>
      </w:r>
      <w:bookmarkEnd w:id="118"/>
    </w:p>
    <w:p w:rsidR="005C5535" w:rsidRDefault="005C5535" w:rsidP="005C5535">
      <w:pPr>
        <w:pStyle w:val="Heading2"/>
      </w:pPr>
      <w:bookmarkStart w:id="119" w:name="_Toc496599827"/>
      <w:r>
        <w:t>About this document</w:t>
      </w:r>
      <w:bookmarkEnd w:id="119"/>
    </w:p>
    <w:p w:rsidR="005C5535" w:rsidRDefault="005C5535" w:rsidP="00A94EB6"/>
    <w:p w:rsidR="0051229F" w:rsidRDefault="00A94EB6" w:rsidP="00946DCA">
      <w:r>
        <w:t xml:space="preserve">This document describes the test </w:t>
      </w:r>
      <w:r w:rsidR="00CF5E54">
        <w:t xml:space="preserve">plan </w:t>
      </w:r>
      <w:r>
        <w:t xml:space="preserve">for the </w:t>
      </w:r>
      <w:r w:rsidR="00C511DD">
        <w:t>'</w:t>
      </w:r>
      <w:r w:rsidR="00CF5E54">
        <w:t xml:space="preserve">wave </w:t>
      </w:r>
      <w:r>
        <w:t xml:space="preserve">overtopping </w:t>
      </w:r>
      <w:r w:rsidR="00CF5E54">
        <w:t>at dikes</w:t>
      </w:r>
      <w:r w:rsidR="00C511DD">
        <w:t>'</w:t>
      </w:r>
      <w:r w:rsidR="00CF5E54">
        <w:t xml:space="preserve"> kernel</w:t>
      </w:r>
      <w:r>
        <w:t>.</w:t>
      </w:r>
      <w:r w:rsidR="0051229F">
        <w:t xml:space="preserve"> It is a part of the software documentation </w:t>
      </w:r>
      <w:r w:rsidR="00FA3528">
        <w:t xml:space="preserve">set </w:t>
      </w:r>
      <w:r w:rsidR="00160B39">
        <w:t>on this kernel.</w:t>
      </w:r>
    </w:p>
    <w:p w:rsidR="00CF5E54" w:rsidRDefault="00CF5E54" w:rsidP="00A94EB6"/>
    <w:p w:rsidR="00CF5E54" w:rsidRDefault="00C511DD" w:rsidP="00A94EB6">
      <w:r w:rsidRPr="00C511DD">
        <w:t xml:space="preserve">Originally this document was written </w:t>
      </w:r>
      <w:r>
        <w:t xml:space="preserve">in 2012 </w:t>
      </w:r>
      <w:r w:rsidRPr="00C511DD">
        <w:t xml:space="preserve">by B. Kuijper, M.T. Duits and R.G. Kamp, all from HKV consultants. </w:t>
      </w:r>
      <w:r w:rsidR="007D45D1">
        <w:t xml:space="preserve">In fact, that document included the description of both the test plan and the test results. </w:t>
      </w:r>
      <w:r w:rsidRPr="00C511DD">
        <w:t>Later the kernel structure was adjusted in order to better fit into the probabilistic program Hydra-Ring and some small adjustments to the functionalities were implemented.</w:t>
      </w:r>
      <w:r w:rsidR="007D45D1">
        <w:t xml:space="preserve"> Due to a small change in definition of the model parameters all quantitative results slightly changed. </w:t>
      </w:r>
      <w:r w:rsidR="005C5535">
        <w:t xml:space="preserve">Moreover, some of the test cases were adapted. </w:t>
      </w:r>
      <w:r w:rsidR="007D45D1">
        <w:t>Therefore, the report needed to be updated</w:t>
      </w:r>
      <w:r w:rsidR="00E0726D">
        <w:t>.</w:t>
      </w:r>
      <w:r w:rsidR="007D45D1">
        <w:t xml:space="preserve"> </w:t>
      </w:r>
      <w:r w:rsidR="00E0726D">
        <w:t xml:space="preserve">This update </w:t>
      </w:r>
      <w:r w:rsidR="007D45D1">
        <w:t xml:space="preserve">was combined with a split up into two separate documents, one for the test plan and the other for the test results. </w:t>
      </w:r>
      <w:r w:rsidRPr="00C511DD">
        <w:t>The</w:t>
      </w:r>
      <w:r w:rsidR="00110E61">
        <w:t>se</w:t>
      </w:r>
      <w:r w:rsidRPr="00C511DD">
        <w:t xml:space="preserve"> document</w:t>
      </w:r>
      <w:r w:rsidR="00110E61">
        <w:t>s</w:t>
      </w:r>
      <w:r w:rsidRPr="00C511DD">
        <w:t xml:space="preserve"> </w:t>
      </w:r>
      <w:r w:rsidR="00110E61">
        <w:t xml:space="preserve">were composed </w:t>
      </w:r>
      <w:r w:rsidRPr="00C511DD">
        <w:t>by J.P. de Waal from Deltares.</w:t>
      </w:r>
    </w:p>
    <w:p w:rsidR="00C511DD" w:rsidRDefault="00C511DD" w:rsidP="00A94EB6"/>
    <w:p w:rsidR="00110E61" w:rsidRDefault="00110E61" w:rsidP="00A94EB6">
      <w:r w:rsidRPr="0051229F">
        <w:t xml:space="preserve">It was outside the scope of the project activities in 2015 to reconsider and - if estimated to be useful - adapt the test procedure and test cases for this kernel. However, while composing the update of these documents on the testing, several shortcomings were noticed. It was </w:t>
      </w:r>
      <w:r w:rsidR="005C5535" w:rsidRPr="0051229F">
        <w:t xml:space="preserve">then </w:t>
      </w:r>
      <w:r w:rsidRPr="0051229F">
        <w:t xml:space="preserve">decided to </w:t>
      </w:r>
      <w:r w:rsidR="00596BE7" w:rsidRPr="0051229F">
        <w:t xml:space="preserve">leave the test procedure unchanged, but to </w:t>
      </w:r>
      <w:r w:rsidRPr="0051229F">
        <w:t xml:space="preserve">include the most important findings </w:t>
      </w:r>
      <w:r w:rsidR="00596BE7" w:rsidRPr="0051229F">
        <w:t xml:space="preserve">on the present test procedure </w:t>
      </w:r>
      <w:r w:rsidRPr="0051229F">
        <w:t>in a separate chapter '</w:t>
      </w:r>
      <w:r w:rsidR="00FB58D6">
        <w:t>Discussion</w:t>
      </w:r>
      <w:r w:rsidRPr="0051229F">
        <w:t>'.</w:t>
      </w:r>
    </w:p>
    <w:p w:rsidR="00C511DD" w:rsidRDefault="00C511DD" w:rsidP="00A94EB6"/>
    <w:p w:rsidR="0051229F" w:rsidRDefault="0051229F" w:rsidP="00A94EB6">
      <w:r>
        <w:t>In 2017 many of the recommendations from this discussion were implemented in the test procedure and test plan document, leading to the present version of the test plan.</w:t>
      </w:r>
    </w:p>
    <w:p w:rsidR="0051229F" w:rsidRDefault="0051229F" w:rsidP="00A94EB6"/>
    <w:p w:rsidR="00CF5E54" w:rsidRDefault="005C5535" w:rsidP="005C5535">
      <w:pPr>
        <w:pStyle w:val="Heading2"/>
      </w:pPr>
      <w:bookmarkStart w:id="120" w:name="_Ref430612561"/>
      <w:bookmarkStart w:id="121" w:name="_Ref496518066"/>
      <w:bookmarkStart w:id="122" w:name="_Toc496599828"/>
      <w:r>
        <w:t>B</w:t>
      </w:r>
      <w:r w:rsidR="00596BE7">
        <w:t xml:space="preserve">rief </w:t>
      </w:r>
      <w:bookmarkEnd w:id="120"/>
      <w:r w:rsidR="00CB3527">
        <w:t>overview of tests</w:t>
      </w:r>
      <w:del w:id="123" w:author="Hans de Waal" w:date="2017-10-27T15:22:00Z">
        <w:r w:rsidR="00461299" w:rsidDel="00FD2AE1">
          <w:delText xml:space="preserve"> and outline of the report</w:delText>
        </w:r>
      </w:del>
      <w:bookmarkEnd w:id="121"/>
      <w:bookmarkEnd w:id="122"/>
    </w:p>
    <w:p w:rsidR="00596BE7" w:rsidRDefault="00596BE7" w:rsidP="00A94EB6"/>
    <w:p w:rsidR="00675438" w:rsidRPr="00D12EF4" w:rsidRDefault="0051229F" w:rsidP="006C1F49">
      <w:r>
        <w:t xml:space="preserve">The computational procedure for wave overtopping at dikes </w:t>
      </w:r>
      <w:r w:rsidR="006C1F49">
        <w:t xml:space="preserve">can be </w:t>
      </w:r>
      <w:r>
        <w:t>rather complex</w:t>
      </w:r>
      <w:r w:rsidR="006C1F49">
        <w:t xml:space="preserve">, largely depending on the complexity of the dike features (transitions in slope and roughness). The procedure in general includes many </w:t>
      </w:r>
      <w:r w:rsidR="00675438" w:rsidRPr="00D12EF4">
        <w:t>transitions</w:t>
      </w:r>
      <w:r w:rsidR="006C1F49">
        <w:t xml:space="preserve"> ('if' statements)</w:t>
      </w:r>
      <w:r w:rsidR="00675438" w:rsidRPr="00D12EF4">
        <w:t xml:space="preserve"> </w:t>
      </w:r>
      <w:r w:rsidR="006C1F49">
        <w:t xml:space="preserve">and </w:t>
      </w:r>
      <w:r w:rsidR="00675438" w:rsidRPr="00D12EF4">
        <w:t xml:space="preserve">in many cases iterations </w:t>
      </w:r>
      <w:r w:rsidR="00421C04">
        <w:t xml:space="preserve">and/or interpolations </w:t>
      </w:r>
      <w:r w:rsidR="006C1F49">
        <w:t xml:space="preserve">are </w:t>
      </w:r>
      <w:r w:rsidR="00675438" w:rsidRPr="00D12EF4">
        <w:t>required</w:t>
      </w:r>
      <w:r w:rsidR="006C1F49">
        <w:t>. It is therefore hard to cover all computational possibilities in a test procedure</w:t>
      </w:r>
      <w:r w:rsidR="00B0129D">
        <w:t>. The present procedure aims at covering many of them, including the more likely possibilities.</w:t>
      </w:r>
    </w:p>
    <w:p w:rsidR="00675438" w:rsidRDefault="00675438" w:rsidP="00675438">
      <w:pPr>
        <w:rPr>
          <w:ins w:id="124" w:author="Hans de Waal" w:date="2017-10-27T15:29:00Z"/>
        </w:rPr>
      </w:pPr>
    </w:p>
    <w:p w:rsidR="00FD2AE1" w:rsidRPr="00D12EF4" w:rsidRDefault="00FD2AE1" w:rsidP="00FD2AE1">
      <w:pPr>
        <w:pStyle w:val="HdWtussenkopje"/>
        <w:pPrChange w:id="125" w:author="Hans de Waal" w:date="2017-10-27T15:29:00Z">
          <w:pPr/>
        </w:pPrChange>
      </w:pPr>
      <w:ins w:id="126" w:author="Hans de Waal" w:date="2017-10-27T15:29:00Z">
        <w:r>
          <w:t>Present clusters of tests</w:t>
        </w:r>
      </w:ins>
    </w:p>
    <w:p w:rsidR="00675438" w:rsidRPr="00D12EF4" w:rsidRDefault="00B0129D" w:rsidP="00675438">
      <w:r>
        <w:t xml:space="preserve">The </w:t>
      </w:r>
      <w:ins w:id="127" w:author="Hans de Waal" w:date="2017-10-27T15:33:00Z">
        <w:r w:rsidR="00AE596F">
          <w:t xml:space="preserve">present </w:t>
        </w:r>
      </w:ins>
      <w:r>
        <w:t>test procedure consists of the following clusters of tests</w:t>
      </w:r>
      <w:r w:rsidR="00675438" w:rsidRPr="00D12EF4">
        <w:t>:</w:t>
      </w:r>
    </w:p>
    <w:p w:rsidR="00675438" w:rsidRPr="00D12EF4" w:rsidRDefault="00B0129D" w:rsidP="002950C8">
      <w:pPr>
        <w:keepNext/>
        <w:numPr>
          <w:ilvl w:val="0"/>
          <w:numId w:val="13"/>
        </w:numPr>
        <w:tabs>
          <w:tab w:val="clear" w:pos="510"/>
          <w:tab w:val="num" w:pos="284"/>
        </w:tabs>
        <w:ind w:left="2977" w:hanging="2977"/>
      </w:pPr>
      <w:r>
        <w:t>G</w:t>
      </w:r>
      <w:r w:rsidR="00DB164F" w:rsidRPr="00D12EF4">
        <w:t>eneral</w:t>
      </w:r>
      <w:r w:rsidR="00675438" w:rsidRPr="00D12EF4">
        <w:t xml:space="preserve"> tests</w:t>
      </w:r>
      <w:r w:rsidR="00461299">
        <w:t xml:space="preserve">: </w:t>
      </w:r>
      <w:r w:rsidR="00461299">
        <w:tab/>
        <w:t>Basic I/O tests including tests on input validation and error message delivery</w:t>
      </w:r>
    </w:p>
    <w:p w:rsidR="00DB164F" w:rsidRPr="00D12EF4" w:rsidRDefault="00B0129D" w:rsidP="002950C8">
      <w:pPr>
        <w:keepNext/>
        <w:numPr>
          <w:ilvl w:val="0"/>
          <w:numId w:val="13"/>
        </w:numPr>
        <w:tabs>
          <w:tab w:val="clear" w:pos="510"/>
          <w:tab w:val="num" w:pos="284"/>
        </w:tabs>
        <w:ind w:left="2977" w:hanging="2977"/>
      </w:pPr>
      <w:r>
        <w:t>U</w:t>
      </w:r>
      <w:r w:rsidR="00DB164F" w:rsidRPr="00D12EF4">
        <w:t>niform slope tests</w:t>
      </w:r>
      <w:r w:rsidR="00461299">
        <w:t>:</w:t>
      </w:r>
      <w:r w:rsidR="00461299">
        <w:tab/>
        <w:t xml:space="preserve">Tests focussing on </w:t>
      </w:r>
      <w:r w:rsidR="002950C8">
        <w:t xml:space="preserve">the </w:t>
      </w:r>
      <w:r w:rsidR="00461299">
        <w:t>quantitative output for a simple structure</w:t>
      </w:r>
      <w:r w:rsidR="002950C8">
        <w:t>: a uniform slope</w:t>
      </w:r>
    </w:p>
    <w:p w:rsidR="00675438" w:rsidRPr="00D12EF4" w:rsidRDefault="00D12EF4" w:rsidP="002950C8">
      <w:pPr>
        <w:keepNext/>
        <w:numPr>
          <w:ilvl w:val="0"/>
          <w:numId w:val="13"/>
        </w:numPr>
        <w:tabs>
          <w:tab w:val="clear" w:pos="510"/>
          <w:tab w:val="num" w:pos="284"/>
        </w:tabs>
        <w:ind w:left="2977" w:hanging="2977"/>
      </w:pPr>
      <w:r w:rsidRPr="00D12EF4">
        <w:t>'</w:t>
      </w:r>
      <w:proofErr w:type="spellStart"/>
      <w:r w:rsidR="00B0129D">
        <w:t>O</w:t>
      </w:r>
      <w:r w:rsidR="00675438" w:rsidRPr="00D12EF4">
        <w:t>mkeervariant</w:t>
      </w:r>
      <w:proofErr w:type="spellEnd"/>
      <w:r w:rsidRPr="00D12EF4">
        <w:t>'</w:t>
      </w:r>
      <w:r w:rsidR="00675438" w:rsidRPr="00D12EF4">
        <w:t xml:space="preserve"> tests</w:t>
      </w:r>
      <w:r w:rsidR="00461299">
        <w:t>:</w:t>
      </w:r>
      <w:r w:rsidR="00461299">
        <w:tab/>
        <w:t>Tests focussing on the inverse of the basic computation</w:t>
      </w:r>
    </w:p>
    <w:p w:rsidR="00DB164F" w:rsidRPr="00D12EF4" w:rsidRDefault="00D12EF4" w:rsidP="002950C8">
      <w:pPr>
        <w:keepNext/>
        <w:numPr>
          <w:ilvl w:val="0"/>
          <w:numId w:val="13"/>
        </w:numPr>
        <w:tabs>
          <w:tab w:val="clear" w:pos="510"/>
          <w:tab w:val="num" w:pos="284"/>
        </w:tabs>
        <w:ind w:left="2977" w:hanging="2977"/>
      </w:pPr>
      <w:r w:rsidRPr="00D12EF4">
        <w:t>Java/</w:t>
      </w:r>
      <w:r w:rsidR="00DB164F" w:rsidRPr="00D12EF4">
        <w:t xml:space="preserve">FEWS </w:t>
      </w:r>
      <w:r w:rsidRPr="00D12EF4">
        <w:t xml:space="preserve">interface </w:t>
      </w:r>
      <w:r w:rsidR="00DB164F" w:rsidRPr="00D12EF4">
        <w:t>tests</w:t>
      </w:r>
      <w:r w:rsidR="00461299">
        <w:t>:</w:t>
      </w:r>
      <w:r w:rsidR="00461299">
        <w:tab/>
        <w:t xml:space="preserve">Basic I/O tests for the </w:t>
      </w:r>
      <w:r w:rsidR="002950C8">
        <w:t xml:space="preserve">data structure to be applied in case of calling the </w:t>
      </w:r>
      <w:proofErr w:type="spellStart"/>
      <w:r w:rsidR="002950C8">
        <w:t>dll</w:t>
      </w:r>
      <w:proofErr w:type="spellEnd"/>
      <w:r w:rsidR="002950C8">
        <w:t xml:space="preserve"> from a Java environment (like FEWS)</w:t>
      </w:r>
    </w:p>
    <w:p w:rsidR="00675438" w:rsidRPr="00D12EF4" w:rsidRDefault="006C1F49" w:rsidP="002950C8">
      <w:pPr>
        <w:keepNext/>
        <w:numPr>
          <w:ilvl w:val="0"/>
          <w:numId w:val="13"/>
        </w:numPr>
        <w:tabs>
          <w:tab w:val="clear" w:pos="510"/>
          <w:tab w:val="num" w:pos="284"/>
        </w:tabs>
        <w:ind w:left="2977" w:hanging="2977"/>
      </w:pPr>
      <w:r>
        <w:t xml:space="preserve">Trend </w:t>
      </w:r>
      <w:r w:rsidR="00675438" w:rsidRPr="00D12EF4">
        <w:t>test</w:t>
      </w:r>
      <w:r w:rsidR="00DB164F" w:rsidRPr="00D12EF4">
        <w:t>s</w:t>
      </w:r>
      <w:r w:rsidR="00461299">
        <w:t>:</w:t>
      </w:r>
      <w:r w:rsidR="00461299">
        <w:tab/>
      </w:r>
      <w:r w:rsidR="002950C8">
        <w:t>T</w:t>
      </w:r>
      <w:r w:rsidR="00461299">
        <w:t xml:space="preserve">est series </w:t>
      </w:r>
      <w:r w:rsidR="00DB164F" w:rsidRPr="00D12EF4">
        <w:t>with</w:t>
      </w:r>
      <w:r w:rsidR="00675438" w:rsidRPr="00D12EF4">
        <w:t xml:space="preserve"> varying load and structure parameters</w:t>
      </w:r>
      <w:r w:rsidR="002950C8">
        <w:t>, using many small steps</w:t>
      </w:r>
    </w:p>
    <w:p w:rsidR="00AE043E" w:rsidRDefault="00B0129D" w:rsidP="002950C8">
      <w:pPr>
        <w:pStyle w:val="ListBullet"/>
        <w:keepNext/>
        <w:tabs>
          <w:tab w:val="clear" w:pos="510"/>
          <w:tab w:val="num" w:pos="284"/>
        </w:tabs>
        <w:ind w:left="2977" w:hanging="2977"/>
      </w:pPr>
      <w:r>
        <w:t>Unit t</w:t>
      </w:r>
      <w:r w:rsidR="00AE043E" w:rsidRPr="00D12EF4">
        <w:t>ests</w:t>
      </w:r>
      <w:r w:rsidR="00461299">
        <w:t>:</w:t>
      </w:r>
      <w:r w:rsidR="00461299">
        <w:tab/>
      </w:r>
      <w:r w:rsidR="002950C8">
        <w:t xml:space="preserve">Tests </w:t>
      </w:r>
      <w:r w:rsidR="00AE043E" w:rsidRPr="00D12EF4">
        <w:t>on specific low level kernel functions</w:t>
      </w:r>
    </w:p>
    <w:p w:rsidR="002950C8" w:rsidRDefault="002950C8" w:rsidP="00DB164F"/>
    <w:p w:rsidR="00675438" w:rsidRDefault="00D12EF4" w:rsidP="00DB164F">
      <w:pPr>
        <w:rPr>
          <w:ins w:id="128" w:author="Hans de Waal" w:date="2017-10-27T15:20:00Z"/>
        </w:rPr>
      </w:pPr>
      <w:r w:rsidRPr="00D12EF4">
        <w:lastRenderedPageBreak/>
        <w:t xml:space="preserve">The </w:t>
      </w:r>
      <w:r w:rsidR="005F6FE9">
        <w:t>test procedure also includes t</w:t>
      </w:r>
      <w:r w:rsidR="005F6FE9" w:rsidRPr="00D12EF4">
        <w:t>ests pertaining to encountered issues</w:t>
      </w:r>
      <w:r w:rsidR="005F6FE9">
        <w:t xml:space="preserve">, but these </w:t>
      </w:r>
      <w:r w:rsidR="002950C8">
        <w:t>issue tests</w:t>
      </w:r>
      <w:r w:rsidR="002950C8" w:rsidRPr="00D12EF4">
        <w:t xml:space="preserve"> </w:t>
      </w:r>
      <w:r w:rsidRPr="00D12EF4">
        <w:t xml:space="preserve">are </w:t>
      </w:r>
      <w:r w:rsidR="00CB3527" w:rsidRPr="00D12EF4">
        <w:t>not further discussed in this plan</w:t>
      </w:r>
      <w:r w:rsidRPr="00D12EF4">
        <w:t>.</w:t>
      </w:r>
    </w:p>
    <w:p w:rsidR="00FD2AE1" w:rsidRDefault="00FD2AE1" w:rsidP="00DB164F">
      <w:pPr>
        <w:rPr>
          <w:ins w:id="129" w:author="Hans de Waal" w:date="2017-10-27T15:20:00Z"/>
        </w:rPr>
      </w:pPr>
    </w:p>
    <w:p w:rsidR="00FD2AE1" w:rsidRDefault="00FD2AE1" w:rsidP="00FD2AE1">
      <w:pPr>
        <w:pStyle w:val="HdWtussenkopje"/>
        <w:rPr>
          <w:ins w:id="130" w:author="Hans de Waal" w:date="2017-10-27T15:32:00Z"/>
        </w:rPr>
        <w:pPrChange w:id="131" w:author="Hans de Waal" w:date="2017-10-27T15:30:00Z">
          <w:pPr/>
        </w:pPrChange>
      </w:pPr>
      <w:ins w:id="132" w:author="Hans de Waal" w:date="2017-10-27T15:29:00Z">
        <w:r>
          <w:t xml:space="preserve">Relationship with the V-model for </w:t>
        </w:r>
      </w:ins>
      <w:ins w:id="133" w:author="Hans de Waal" w:date="2017-10-27T15:35:00Z">
        <w:r w:rsidR="00AE596F">
          <w:t xml:space="preserve">design, implementation and </w:t>
        </w:r>
      </w:ins>
      <w:ins w:id="134" w:author="Hans de Waal" w:date="2017-10-27T15:29:00Z">
        <w:r>
          <w:t>testing</w:t>
        </w:r>
      </w:ins>
    </w:p>
    <w:p w:rsidR="00AE596F" w:rsidRDefault="00C92405" w:rsidP="00761A37">
      <w:pPr>
        <w:rPr>
          <w:ins w:id="135" w:author="Hans de Waal" w:date="2017-10-27T15:43:00Z"/>
        </w:rPr>
      </w:pPr>
      <w:ins w:id="136" w:author="Hans de Waal" w:date="2017-10-27T15:45:00Z">
        <w:r>
          <w:t xml:space="preserve">For software that is developed for use as a part of the WBI software the V-model is adopted as </w:t>
        </w:r>
      </w:ins>
      <w:ins w:id="137" w:author="Hans de Waal" w:date="2017-10-27T15:46:00Z">
        <w:r>
          <w:t>the</w:t>
        </w:r>
        <w:r>
          <w:t xml:space="preserve"> testing methodology</w:t>
        </w:r>
      </w:ins>
      <w:ins w:id="138" w:author="Hans de Waal" w:date="2017-10-27T15:45:00Z">
        <w:r>
          <w:t xml:space="preserve">. </w:t>
        </w:r>
      </w:ins>
      <w:ins w:id="139" w:author="Hans de Waal" w:date="2017-10-27T15:44:00Z">
        <w:r>
          <w:t>The V-model comprises a test strategy on multiple levels of the software development cycle</w:t>
        </w:r>
        <w:r>
          <w:t xml:space="preserve">, as </w:t>
        </w:r>
        <w:r>
          <w:t xml:space="preserve">conceptually illustrated in </w:t>
        </w:r>
        <w:r>
          <w:fldChar w:fldCharType="begin"/>
        </w:r>
        <w:r>
          <w:instrText xml:space="preserve"> REF _Ref496882168 </w:instrText>
        </w:r>
        <w:r>
          <w:fldChar w:fldCharType="separate"/>
        </w:r>
      </w:ins>
      <w:ins w:id="140" w:author="Hans de Waal" w:date="2017-10-27T16:18:00Z">
        <w:r w:rsidR="00761A37">
          <w:t xml:space="preserve">Figure </w:t>
        </w:r>
        <w:r w:rsidR="00761A37">
          <w:rPr>
            <w:noProof/>
          </w:rPr>
          <w:t>1</w:t>
        </w:r>
        <w:r w:rsidR="00761A37">
          <w:t>.</w:t>
        </w:r>
        <w:r w:rsidR="00761A37">
          <w:rPr>
            <w:noProof/>
          </w:rPr>
          <w:t>1</w:t>
        </w:r>
      </w:ins>
      <w:ins w:id="141" w:author="Hans de Waal" w:date="2017-10-27T15:44:00Z">
        <w:r>
          <w:fldChar w:fldCharType="end"/>
        </w:r>
        <w:r>
          <w:t xml:space="preserve">. </w:t>
        </w:r>
      </w:ins>
    </w:p>
    <w:p w:rsidR="00AE596F" w:rsidRPr="00AE596F" w:rsidRDefault="00AE596F" w:rsidP="00761A37">
      <w:pPr>
        <w:rPr>
          <w:ins w:id="142" w:author="Hans de Waal" w:date="2017-10-27T15:20:00Z"/>
        </w:rPr>
      </w:pPr>
    </w:p>
    <w:p w:rsidR="00FD2AE1" w:rsidRDefault="00AE596F" w:rsidP="00DB164F">
      <w:pPr>
        <w:rPr>
          <w:ins w:id="143" w:author="Hans de Waal" w:date="2017-10-27T15:31:00Z"/>
        </w:rPr>
      </w:pPr>
      <w:ins w:id="144" w:author="Hans de Waal" w:date="2017-10-27T15:31:00Z">
        <w:r>
          <w:rPr>
            <w:noProof/>
            <w:lang w:eastAsia="zh-CN"/>
          </w:rPr>
          <w:drawing>
            <wp:inline distT="0" distB="0" distL="0" distR="0" wp14:anchorId="21DBFF43" wp14:editId="0FDC6D55">
              <wp:extent cx="5533390" cy="2865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390" cy="2865120"/>
                      </a:xfrm>
                      <a:prstGeom prst="rect">
                        <a:avLst/>
                      </a:prstGeom>
                      <a:noFill/>
                      <a:ln>
                        <a:noFill/>
                      </a:ln>
                    </pic:spPr>
                  </pic:pic>
                </a:graphicData>
              </a:graphic>
            </wp:inline>
          </w:drawing>
        </w:r>
      </w:ins>
    </w:p>
    <w:p w:rsidR="00AE596F" w:rsidRDefault="00AE596F" w:rsidP="00AE596F">
      <w:pPr>
        <w:pStyle w:val="Caption"/>
        <w:rPr>
          <w:ins w:id="145" w:author="Hans de Waal" w:date="2017-10-27T15:32:00Z"/>
        </w:rPr>
        <w:pPrChange w:id="146" w:author="Hans de Waal" w:date="2017-10-27T15:31:00Z">
          <w:pPr/>
        </w:pPrChange>
      </w:pPr>
      <w:bookmarkStart w:id="147" w:name="_Ref496882168"/>
      <w:proofErr w:type="gramStart"/>
      <w:ins w:id="148" w:author="Hans de Waal" w:date="2017-10-27T15:31:00Z">
        <w:r>
          <w:t xml:space="preserve">Figure </w:t>
        </w:r>
      </w:ins>
      <w:ins w:id="149" w:author="Hans de Waal" w:date="2017-10-27T16:18:00Z">
        <w:r w:rsidR="00761A37">
          <w:fldChar w:fldCharType="begin"/>
        </w:r>
        <w:r w:rsidR="00761A37">
          <w:instrText xml:space="preserve"> STYLEREF 1 \s </w:instrText>
        </w:r>
      </w:ins>
      <w:r w:rsidR="00761A37">
        <w:fldChar w:fldCharType="separate"/>
      </w:r>
      <w:r w:rsidR="00761A37">
        <w:rPr>
          <w:noProof/>
        </w:rPr>
        <w:t>1</w:t>
      </w:r>
      <w:ins w:id="150"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151" w:author="Hans de Waal" w:date="2017-10-27T16:18:00Z">
        <w:r w:rsidR="00761A37">
          <w:rPr>
            <w:noProof/>
          </w:rPr>
          <w:t>1</w:t>
        </w:r>
        <w:r w:rsidR="00761A37">
          <w:fldChar w:fldCharType="end"/>
        </w:r>
      </w:ins>
      <w:bookmarkEnd w:id="147"/>
      <w:ins w:id="152" w:author="Hans de Waal" w:date="2017-10-27T15:31:00Z">
        <w:r>
          <w:tab/>
        </w:r>
      </w:ins>
      <w:ins w:id="153" w:author="Hans de Waal" w:date="2017-10-27T15:32:00Z">
        <w:r>
          <w:t xml:space="preserve">V-model for </w:t>
        </w:r>
      </w:ins>
      <w:ins w:id="154" w:author="Hans de Waal" w:date="2017-10-27T15:36:00Z">
        <w:r>
          <w:t>design, implementation and testing</w:t>
        </w:r>
      </w:ins>
      <w:ins w:id="155" w:author="Hans de Waal" w:date="2017-10-27T15:32:00Z">
        <w:r>
          <w:t>.</w:t>
        </w:r>
      </w:ins>
    </w:p>
    <w:p w:rsidR="00AE596F" w:rsidRDefault="00AE596F" w:rsidP="00761A37">
      <w:pPr>
        <w:rPr>
          <w:ins w:id="156" w:author="Hans de Waal" w:date="2017-10-27T15:46:00Z"/>
        </w:rPr>
      </w:pPr>
    </w:p>
    <w:p w:rsidR="00C92405" w:rsidRDefault="00C92405" w:rsidP="00761A37">
      <w:pPr>
        <w:rPr>
          <w:ins w:id="157" w:author="Hans de Waal" w:date="2017-10-27T15:46:00Z"/>
        </w:rPr>
      </w:pPr>
      <w:ins w:id="158" w:author="Hans de Waal" w:date="2017-10-27T15:47:00Z">
        <w:r w:rsidRPr="00745B1A">
          <w:rPr>
            <w:color w:val="FF0000"/>
            <w:lang w:val="en-US"/>
          </w:rPr>
          <w:t xml:space="preserve">Testing </w:t>
        </w:r>
      </w:ins>
      <w:ins w:id="159" w:author="Hans de Waal" w:date="2017-10-27T15:51:00Z">
        <w:r w:rsidR="00764DA5">
          <w:t>by the software development team</w:t>
        </w:r>
        <w:r w:rsidR="00764DA5" w:rsidRPr="00745B1A">
          <w:rPr>
            <w:color w:val="FF0000"/>
            <w:lang w:val="en-US"/>
          </w:rPr>
          <w:t xml:space="preserve"> </w:t>
        </w:r>
      </w:ins>
      <w:ins w:id="160" w:author="Hans de Waal" w:date="2017-10-27T15:47:00Z">
        <w:r w:rsidRPr="00745B1A">
          <w:rPr>
            <w:color w:val="FF0000"/>
            <w:lang w:val="en-US"/>
          </w:rPr>
          <w:t>must take place at three different levels: unit test</w:t>
        </w:r>
      </w:ins>
      <w:ins w:id="161" w:author="Hans de Waal" w:date="2017-10-27T15:48:00Z">
        <w:r>
          <w:rPr>
            <w:color w:val="FF0000"/>
            <w:lang w:val="en-US"/>
          </w:rPr>
          <w:t>s</w:t>
        </w:r>
      </w:ins>
      <w:ins w:id="162" w:author="Hans de Waal" w:date="2017-10-27T15:47:00Z">
        <w:r w:rsidRPr="00745B1A">
          <w:rPr>
            <w:color w:val="FF0000"/>
            <w:lang w:val="en-US"/>
          </w:rPr>
          <w:t>, integration test</w:t>
        </w:r>
      </w:ins>
      <w:ins w:id="163" w:author="Hans de Waal" w:date="2017-10-27T15:48:00Z">
        <w:r>
          <w:rPr>
            <w:color w:val="FF0000"/>
            <w:lang w:val="en-US"/>
          </w:rPr>
          <w:t>s</w:t>
        </w:r>
      </w:ins>
      <w:ins w:id="164" w:author="Hans de Waal" w:date="2017-10-27T15:47:00Z">
        <w:r w:rsidRPr="00745B1A">
          <w:rPr>
            <w:color w:val="FF0000"/>
            <w:lang w:val="en-US"/>
          </w:rPr>
          <w:t xml:space="preserve"> and system tests.</w:t>
        </w:r>
      </w:ins>
      <w:ins w:id="165" w:author="Hans de Waal" w:date="2017-10-27T15:48:00Z">
        <w:r>
          <w:rPr>
            <w:color w:val="FF0000"/>
            <w:lang w:val="en-US"/>
          </w:rPr>
          <w:t xml:space="preserve"> (The acceptance tests are not </w:t>
        </w:r>
        <w:r>
          <w:t xml:space="preserve">carried out by the software development team, but </w:t>
        </w:r>
        <w:r>
          <w:t xml:space="preserve">by the client or by </w:t>
        </w:r>
        <w:r>
          <w:t>an arbitrary third party</w:t>
        </w:r>
      </w:ins>
      <w:ins w:id="166" w:author="Hans de Waal" w:date="2017-10-27T15:49:00Z">
        <w:r>
          <w:t>)</w:t>
        </w:r>
      </w:ins>
      <w:ins w:id="167" w:author="Hans de Waal" w:date="2017-10-27T15:48:00Z">
        <w:r>
          <w:t>.</w:t>
        </w:r>
      </w:ins>
    </w:p>
    <w:p w:rsidR="00C92405" w:rsidRDefault="00C92405" w:rsidP="00761A37">
      <w:pPr>
        <w:rPr>
          <w:ins w:id="168" w:author="Hans de Waal" w:date="2017-10-27T15:32:00Z"/>
        </w:rPr>
      </w:pPr>
    </w:p>
    <w:p w:rsidR="00764DA5" w:rsidRDefault="00AE596F" w:rsidP="00AE596F">
      <w:pPr>
        <w:rPr>
          <w:ins w:id="169" w:author="Hans de Waal" w:date="2017-10-27T15:58:00Z"/>
        </w:rPr>
      </w:pPr>
      <w:ins w:id="170" w:author="Hans de Waal" w:date="2017-10-27T15:38:00Z">
        <w:r>
          <w:t xml:space="preserve">However, the design and implementation of the wave overtopping at dikes kernel started well before the V-model was </w:t>
        </w:r>
      </w:ins>
      <w:ins w:id="171" w:author="Hans de Waal" w:date="2017-10-27T15:42:00Z">
        <w:r w:rsidR="00C92405">
          <w:t xml:space="preserve">actually </w:t>
        </w:r>
      </w:ins>
      <w:ins w:id="172" w:author="Hans de Waal" w:date="2017-10-27T15:38:00Z">
        <w:r>
          <w:t>introduced as the generic methodology.</w:t>
        </w:r>
      </w:ins>
      <w:ins w:id="173" w:author="Hans de Waal" w:date="2017-10-27T15:42:00Z">
        <w:r w:rsidR="00C92405">
          <w:t xml:space="preserve"> Therefore, the present </w:t>
        </w:r>
      </w:ins>
      <w:ins w:id="174" w:author="Hans de Waal" w:date="2017-10-27T15:50:00Z">
        <w:r w:rsidR="00C92405">
          <w:t xml:space="preserve">test procedure </w:t>
        </w:r>
      </w:ins>
      <w:ins w:id="175" w:author="Hans de Waal" w:date="2017-10-27T15:51:00Z">
        <w:r w:rsidR="00C92405">
          <w:t xml:space="preserve">for this kernel </w:t>
        </w:r>
      </w:ins>
      <w:ins w:id="176" w:author="Hans de Waal" w:date="2017-10-27T15:50:00Z">
        <w:r w:rsidR="00C92405">
          <w:t>was not based on the V-model.</w:t>
        </w:r>
      </w:ins>
      <w:ins w:id="177" w:author="Hans de Waal" w:date="2017-10-27T15:52:00Z">
        <w:r w:rsidR="00764DA5">
          <w:t xml:space="preserve"> Nevertheless, the three required levels can be recognized within the present test clusters</w:t>
        </w:r>
      </w:ins>
      <w:ins w:id="178" w:author="Hans de Waal" w:date="2017-10-27T15:55:00Z">
        <w:r w:rsidR="00764DA5">
          <w:t xml:space="preserve">: system tests are performed on the </w:t>
        </w:r>
        <w:proofErr w:type="spellStart"/>
        <w:r w:rsidR="00764DA5">
          <w:t>dll</w:t>
        </w:r>
        <w:proofErr w:type="spellEnd"/>
        <w:r w:rsidR="00764DA5">
          <w:t xml:space="preserve">, </w:t>
        </w:r>
      </w:ins>
      <w:ins w:id="179" w:author="Hans de Waal" w:date="2017-10-27T15:56:00Z">
        <w:r w:rsidR="00764DA5">
          <w:t xml:space="preserve">unit tests </w:t>
        </w:r>
      </w:ins>
      <w:ins w:id="180" w:author="Hans de Waal" w:date="2017-10-27T15:55:00Z">
        <w:r w:rsidR="00764DA5">
          <w:t xml:space="preserve">are performed on </w:t>
        </w:r>
      </w:ins>
      <w:ins w:id="181" w:author="Hans de Waal" w:date="2017-10-27T15:56:00Z">
        <w:r w:rsidR="00764DA5">
          <w:t xml:space="preserve">low </w:t>
        </w:r>
      </w:ins>
      <w:ins w:id="182" w:author="Hans de Waal" w:date="2017-10-27T15:57:00Z">
        <w:r w:rsidR="00764DA5">
          <w:t xml:space="preserve">level </w:t>
        </w:r>
      </w:ins>
      <w:ins w:id="183" w:author="Hans de Waal" w:date="2017-10-27T15:56:00Z">
        <w:r w:rsidR="00764DA5">
          <w:t>functions (</w:t>
        </w:r>
      </w:ins>
      <w:ins w:id="184" w:author="Hans de Waal" w:date="2017-10-27T15:55:00Z">
        <w:r w:rsidR="00764DA5">
          <w:t>subroutines</w:t>
        </w:r>
      </w:ins>
      <w:ins w:id="185" w:author="Hans de Waal" w:date="2017-10-27T15:56:00Z">
        <w:r w:rsidR="00764DA5">
          <w:t xml:space="preserve">) and </w:t>
        </w:r>
        <w:r w:rsidR="00764DA5">
          <w:t>integration tests</w:t>
        </w:r>
        <w:r w:rsidR="00764DA5">
          <w:t xml:space="preserve"> </w:t>
        </w:r>
      </w:ins>
      <w:ins w:id="186" w:author="Hans de Waal" w:date="2017-10-27T15:57:00Z">
        <w:r w:rsidR="00764DA5">
          <w:t xml:space="preserve">on </w:t>
        </w:r>
      </w:ins>
      <w:ins w:id="187" w:author="Hans de Waal" w:date="2017-10-27T15:56:00Z">
        <w:r w:rsidR="00764DA5">
          <w:t>higher level</w:t>
        </w:r>
      </w:ins>
      <w:ins w:id="188" w:author="Hans de Waal" w:date="2017-10-27T15:57:00Z">
        <w:r w:rsidR="00764DA5" w:rsidRPr="00764DA5">
          <w:t xml:space="preserve"> </w:t>
        </w:r>
        <w:r w:rsidR="00764DA5">
          <w:t>functions (subroutines)</w:t>
        </w:r>
      </w:ins>
      <w:ins w:id="189" w:author="Hans de Waal" w:date="2017-10-27T15:52:00Z">
        <w:r w:rsidR="00764DA5">
          <w:t>.</w:t>
        </w:r>
      </w:ins>
    </w:p>
    <w:p w:rsidR="00764DA5" w:rsidRDefault="00764DA5" w:rsidP="00AE596F">
      <w:pPr>
        <w:rPr>
          <w:ins w:id="190" w:author="Hans de Waal" w:date="2017-10-27T15:58:00Z"/>
        </w:rPr>
      </w:pPr>
    </w:p>
    <w:p w:rsidR="00764DA5" w:rsidRDefault="00682E97" w:rsidP="00AE596F">
      <w:pPr>
        <w:rPr>
          <w:ins w:id="191" w:author="Hans de Waal" w:date="2017-10-27T16:00:00Z"/>
        </w:rPr>
      </w:pPr>
      <w:ins w:id="192" w:author="Hans de Waal" w:date="2017-10-27T16:02:00Z">
        <w:r>
          <w:t>The three testing levels are not evenly represented though</w:t>
        </w:r>
      </w:ins>
      <w:ins w:id="193" w:author="Hans de Waal" w:date="2017-10-27T16:03:00Z">
        <w:r>
          <w:t xml:space="preserve">: </w:t>
        </w:r>
      </w:ins>
      <w:ins w:id="194" w:author="Hans de Waal" w:date="2017-10-27T16:04:00Z">
        <w:r>
          <w:t>t</w:t>
        </w:r>
        <w:r>
          <w:t>he present test procedure almost entirely consists of system tests and high level integration tests</w:t>
        </w:r>
      </w:ins>
      <w:ins w:id="195" w:author="Hans de Waal" w:date="2017-10-27T16:05:00Z">
        <w:r>
          <w:t xml:space="preserve"> and </w:t>
        </w:r>
      </w:ins>
      <w:ins w:id="196" w:author="Hans de Waal" w:date="2017-10-27T16:06:00Z">
        <w:r>
          <w:t>contains</w:t>
        </w:r>
      </w:ins>
      <w:ins w:id="197" w:author="Hans de Waal" w:date="2017-10-27T16:05:00Z">
        <w:r>
          <w:t xml:space="preserve"> </w:t>
        </w:r>
      </w:ins>
      <w:ins w:id="198" w:author="Hans de Waal" w:date="2017-10-27T16:06:00Z">
        <w:r>
          <w:t>only</w:t>
        </w:r>
      </w:ins>
      <w:ins w:id="199" w:author="Hans de Waal" w:date="2017-10-27T16:05:00Z">
        <w:r>
          <w:t xml:space="preserve"> two unit tests</w:t>
        </w:r>
      </w:ins>
      <w:ins w:id="200" w:author="Hans de Waal" w:date="2017-10-27T16:04:00Z">
        <w:r>
          <w:t>.</w:t>
        </w:r>
      </w:ins>
      <w:ins w:id="201" w:author="Hans de Waal" w:date="2017-10-27T16:05:00Z">
        <w:r>
          <w:t xml:space="preserve"> </w:t>
        </w:r>
      </w:ins>
    </w:p>
    <w:p w:rsidR="00764DA5" w:rsidRDefault="00764DA5" w:rsidP="00AE596F">
      <w:pPr>
        <w:rPr>
          <w:ins w:id="202" w:author="Hans de Waal" w:date="2017-10-27T16:00:00Z"/>
        </w:rPr>
      </w:pPr>
    </w:p>
    <w:p w:rsidR="00AE596F" w:rsidRDefault="00764DA5" w:rsidP="00764DA5">
      <w:pPr>
        <w:pStyle w:val="HdWtussenkopje"/>
        <w:rPr>
          <w:ins w:id="203" w:author="Hans de Waal" w:date="2017-10-27T15:38:00Z"/>
        </w:rPr>
        <w:pPrChange w:id="204" w:author="Hans de Waal" w:date="2017-10-27T16:01:00Z">
          <w:pPr/>
        </w:pPrChange>
      </w:pPr>
      <w:ins w:id="205" w:author="Hans de Waal" w:date="2017-10-27T16:00:00Z">
        <w:r>
          <w:t>Code coverage</w:t>
        </w:r>
      </w:ins>
      <w:ins w:id="206" w:author="Hans de Waal" w:date="2017-10-27T15:53:00Z">
        <w:r>
          <w:t xml:space="preserve"> </w:t>
        </w:r>
      </w:ins>
    </w:p>
    <w:p w:rsidR="00AE596F" w:rsidRDefault="00682E97" w:rsidP="00AE596F">
      <w:pPr>
        <w:rPr>
          <w:ins w:id="207" w:author="Hans de Waal" w:date="2017-10-27T16:15:00Z"/>
        </w:rPr>
      </w:pPr>
      <w:ins w:id="208" w:author="Hans de Waal" w:date="2017-10-27T16:06:00Z">
        <w:r>
          <w:t xml:space="preserve">Another part of the common </w:t>
        </w:r>
      </w:ins>
      <w:ins w:id="209" w:author="Hans de Waal" w:date="2017-10-27T16:07:00Z">
        <w:r>
          <w:t>testing methodology</w:t>
        </w:r>
        <w:r>
          <w:t xml:space="preserve"> for WBI software is </w:t>
        </w:r>
      </w:ins>
      <w:ins w:id="210" w:author="Hans de Waal" w:date="2017-10-27T16:13:00Z">
        <w:r w:rsidR="00761A37">
          <w:t>achieving a desired code coverage level (percentage)</w:t>
        </w:r>
        <w:r w:rsidR="00761A37">
          <w:t xml:space="preserve">. This </w:t>
        </w:r>
      </w:ins>
      <w:ins w:id="211" w:author="Hans de Waal" w:date="2017-10-27T16:09:00Z">
        <w:r>
          <w:t xml:space="preserve">requires the configuration of a </w:t>
        </w:r>
      </w:ins>
      <w:ins w:id="212" w:author="Hans de Waal" w:date="2017-10-27T16:10:00Z">
        <w:r>
          <w:t>code coverage analysis tool</w:t>
        </w:r>
      </w:ins>
      <w:ins w:id="213" w:author="Hans de Waal" w:date="2017-10-27T16:11:00Z">
        <w:r>
          <w:t xml:space="preserve"> for the present test procedure</w:t>
        </w:r>
      </w:ins>
      <w:ins w:id="214" w:author="Hans de Waal" w:date="2017-10-27T16:14:00Z">
        <w:r w:rsidR="00761A37">
          <w:t xml:space="preserve">, which still needs to be carried out. </w:t>
        </w:r>
      </w:ins>
    </w:p>
    <w:p w:rsidR="00761A37" w:rsidRPr="00AE596F" w:rsidRDefault="00761A37" w:rsidP="00AE596F">
      <w:pPr>
        <w:rPr>
          <w:ins w:id="215" w:author="Hans de Waal" w:date="2017-10-27T15:20:00Z"/>
        </w:rPr>
      </w:pPr>
    </w:p>
    <w:p w:rsidR="00FD2AE1" w:rsidRDefault="00FD2AE1" w:rsidP="00FD2AE1">
      <w:pPr>
        <w:pStyle w:val="Heading2"/>
        <w:rPr>
          <w:ins w:id="216" w:author="Hans de Waal" w:date="2017-10-27T15:21:00Z"/>
        </w:rPr>
      </w:pPr>
      <w:ins w:id="217" w:author="Hans de Waal" w:date="2017-10-27T15:20:00Z">
        <w:r>
          <w:t>Outline</w:t>
        </w:r>
      </w:ins>
      <w:ins w:id="218" w:author="Hans de Waal" w:date="2017-10-27T15:22:00Z">
        <w:r>
          <w:t xml:space="preserve"> of the report</w:t>
        </w:r>
      </w:ins>
    </w:p>
    <w:p w:rsidR="00FD2AE1" w:rsidRDefault="00FD2AE1" w:rsidP="00FD2AE1">
      <w:pPr>
        <w:rPr>
          <w:ins w:id="219" w:author="Hans de Waal" w:date="2017-10-27T15:22:00Z"/>
        </w:rPr>
      </w:pPr>
    </w:p>
    <w:p w:rsidR="00FD2AE1" w:rsidRDefault="00761A37" w:rsidP="00761A37">
      <w:pPr>
        <w:rPr>
          <w:ins w:id="220" w:author="Hans de Waal" w:date="2017-10-27T15:22:00Z"/>
        </w:rPr>
      </w:pPr>
      <w:ins w:id="221" w:author="Hans de Waal" w:date="2017-10-27T16:15:00Z">
        <w:r>
          <w:t xml:space="preserve">The </w:t>
        </w:r>
      </w:ins>
      <w:ins w:id="222" w:author="Hans de Waal" w:date="2017-10-27T16:16:00Z">
        <w:r>
          <w:t xml:space="preserve">clusters of </w:t>
        </w:r>
      </w:ins>
      <w:ins w:id="223" w:author="Hans de Waal" w:date="2017-10-27T16:15:00Z">
        <w:r>
          <w:t>test</w:t>
        </w:r>
      </w:ins>
      <w:ins w:id="224" w:author="Hans de Waal" w:date="2017-10-27T16:16:00Z">
        <w:r>
          <w:t xml:space="preserve">s mentioned in section </w:t>
        </w:r>
        <w:r>
          <w:fldChar w:fldCharType="begin"/>
        </w:r>
        <w:r>
          <w:instrText xml:space="preserve"> REF _Ref496518066 \r </w:instrText>
        </w:r>
      </w:ins>
      <w:r>
        <w:fldChar w:fldCharType="separate"/>
      </w:r>
      <w:ins w:id="225" w:author="Hans de Waal" w:date="2017-10-27T16:18:00Z">
        <w:r>
          <w:t>1.2</w:t>
        </w:r>
      </w:ins>
      <w:ins w:id="226" w:author="Hans de Waal" w:date="2017-10-27T16:16:00Z">
        <w:r>
          <w:fldChar w:fldCharType="end"/>
        </w:r>
        <w:r>
          <w:t xml:space="preserve"> are described in more detail in Chapter </w:t>
        </w:r>
      </w:ins>
      <w:ins w:id="227" w:author="Hans de Waal" w:date="2017-10-27T16:17:00Z">
        <w:r>
          <w:fldChar w:fldCharType="begin"/>
        </w:r>
        <w:r>
          <w:instrText xml:space="preserve"> REF _Ref496019162 \r </w:instrText>
        </w:r>
      </w:ins>
      <w:r>
        <w:fldChar w:fldCharType="separate"/>
      </w:r>
      <w:ins w:id="228" w:author="Hans de Waal" w:date="2017-10-27T16:18:00Z">
        <w:r>
          <w:t>2</w:t>
        </w:r>
      </w:ins>
      <w:ins w:id="229" w:author="Hans de Waal" w:date="2017-10-27T16:17:00Z">
        <w:r>
          <w:fldChar w:fldCharType="end"/>
        </w:r>
        <w:r>
          <w:t xml:space="preserve">, </w:t>
        </w:r>
        <w:r>
          <w:fldChar w:fldCharType="begin"/>
        </w:r>
        <w:r>
          <w:instrText xml:space="preserve"> REF _Ref496019202 \r </w:instrText>
        </w:r>
      </w:ins>
      <w:r>
        <w:fldChar w:fldCharType="separate"/>
      </w:r>
      <w:ins w:id="230" w:author="Hans de Waal" w:date="2017-10-27T16:18:00Z">
        <w:r>
          <w:t>3</w:t>
        </w:r>
      </w:ins>
      <w:ins w:id="231" w:author="Hans de Waal" w:date="2017-10-27T16:17:00Z">
        <w:r>
          <w:fldChar w:fldCharType="end"/>
        </w:r>
        <w:r>
          <w:t xml:space="preserve"> and </w:t>
        </w:r>
        <w:r>
          <w:fldChar w:fldCharType="begin"/>
        </w:r>
        <w:r>
          <w:instrText xml:space="preserve"> REF _Ref496884381 \r </w:instrText>
        </w:r>
      </w:ins>
      <w:r>
        <w:fldChar w:fldCharType="separate"/>
      </w:r>
      <w:ins w:id="232" w:author="Hans de Waal" w:date="2017-10-27T16:18:00Z">
        <w:r>
          <w:t>4</w:t>
        </w:r>
      </w:ins>
      <w:ins w:id="233" w:author="Hans de Waal" w:date="2017-10-27T16:17:00Z">
        <w:r>
          <w:fldChar w:fldCharType="end"/>
        </w:r>
        <w:r>
          <w:t xml:space="preserve">, as elaborated in </w:t>
        </w:r>
      </w:ins>
      <w:ins w:id="234" w:author="Hans de Waal" w:date="2017-10-27T16:18:00Z">
        <w:r>
          <w:fldChar w:fldCharType="begin"/>
        </w:r>
        <w:r>
          <w:instrText xml:space="preserve"> REF _Ref496884422 </w:instrText>
        </w:r>
      </w:ins>
      <w:r>
        <w:fldChar w:fldCharType="separate"/>
      </w:r>
      <w:ins w:id="235" w:author="Hans de Waal" w:date="2017-10-27T16:18:00Z">
        <w:r>
          <w:t xml:space="preserve">Table </w:t>
        </w:r>
        <w:r>
          <w:rPr>
            <w:noProof/>
          </w:rPr>
          <w:t>1</w:t>
        </w:r>
        <w:r>
          <w:t>.</w:t>
        </w:r>
        <w:r>
          <w:rPr>
            <w:noProof/>
          </w:rPr>
          <w:t>1</w:t>
        </w:r>
        <w:r>
          <w:fldChar w:fldCharType="end"/>
        </w:r>
        <w:r>
          <w:t>.</w:t>
        </w:r>
      </w:ins>
    </w:p>
    <w:p w:rsidR="00FD2AE1" w:rsidRPr="00FD2AE1" w:rsidRDefault="00FD2AE1" w:rsidP="00FD2AE1">
      <w:pPr>
        <w:pPrChange w:id="236" w:author="Hans de Waal" w:date="2017-10-27T15:21:00Z">
          <w:pPr>
            <w:pStyle w:val="Heading2"/>
          </w:pPr>
        </w:pPrChange>
      </w:pPr>
    </w:p>
    <w:tbl>
      <w:tblPr>
        <w:tblStyle w:val="dTable"/>
        <w:tblW w:w="0" w:type="auto"/>
        <w:tblLook w:val="04A0" w:firstRow="1" w:lastRow="0" w:firstColumn="1" w:lastColumn="0" w:noHBand="0" w:noVBand="1"/>
      </w:tblPr>
      <w:tblGrid>
        <w:gridCol w:w="6345"/>
        <w:gridCol w:w="2585"/>
      </w:tblGrid>
      <w:tr w:rsidR="00D12EF4" w:rsidRPr="00D12EF4" w:rsidTr="00D12EF4">
        <w:trPr>
          <w:cnfStyle w:val="100000000000" w:firstRow="1" w:lastRow="0" w:firstColumn="0" w:lastColumn="0" w:oddVBand="0" w:evenVBand="0" w:oddHBand="0" w:evenHBand="0" w:firstRowFirstColumn="0" w:firstRowLastColumn="0" w:lastRowFirstColumn="0" w:lastRowLastColumn="0"/>
        </w:trPr>
        <w:tc>
          <w:tcPr>
            <w:tcW w:w="6345" w:type="dxa"/>
          </w:tcPr>
          <w:p w:rsidR="00D12EF4" w:rsidRPr="00D12EF4" w:rsidRDefault="00D12EF4" w:rsidP="00421C04">
            <w:pPr>
              <w:keepNext/>
            </w:pPr>
            <w:r w:rsidRPr="00D12EF4">
              <w:t>Test category</w:t>
            </w:r>
          </w:p>
        </w:tc>
        <w:tc>
          <w:tcPr>
            <w:tcW w:w="2585" w:type="dxa"/>
          </w:tcPr>
          <w:p w:rsidR="00D12EF4" w:rsidRPr="00D12EF4" w:rsidRDefault="00D12EF4" w:rsidP="00421C04">
            <w:pPr>
              <w:keepNext/>
              <w:jc w:val="center"/>
              <w:rPr>
                <w:highlight w:val="yellow"/>
              </w:rPr>
            </w:pPr>
            <w:r w:rsidRPr="00D12EF4">
              <w:t>described in</w:t>
            </w:r>
          </w:p>
        </w:tc>
      </w:tr>
      <w:tr w:rsidR="00D12EF4" w:rsidRPr="00D12EF4" w:rsidTr="00D12EF4">
        <w:tc>
          <w:tcPr>
            <w:tcW w:w="6345" w:type="dxa"/>
          </w:tcPr>
          <w:p w:rsidR="00D12EF4" w:rsidRPr="00D12EF4" w:rsidRDefault="00D12EF4" w:rsidP="00421C04">
            <w:pPr>
              <w:keepNext/>
            </w:pPr>
            <w:r>
              <w:t>G</w:t>
            </w:r>
            <w:r w:rsidRPr="00D12EF4">
              <w:t>eneral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_Ref496019140 \r </w:instrText>
            </w:r>
            <w:r w:rsidR="00421C04">
              <w:instrText xml:space="preserve"> \* MERGEFORMAT </w:instrText>
            </w:r>
            <w:r w:rsidR="00D12EF4" w:rsidRPr="00D12EF4">
              <w:fldChar w:fldCharType="separate"/>
            </w:r>
            <w:r w:rsidR="00761A37">
              <w:t>4.1</w:t>
            </w:r>
            <w:r w:rsidR="00D12EF4" w:rsidRPr="00D12EF4">
              <w:fldChar w:fldCharType="end"/>
            </w:r>
          </w:p>
        </w:tc>
      </w:tr>
      <w:tr w:rsidR="00D12EF4" w:rsidRPr="00D12EF4" w:rsidTr="00D12EF4">
        <w:tc>
          <w:tcPr>
            <w:tcW w:w="6345" w:type="dxa"/>
          </w:tcPr>
          <w:p w:rsidR="00D12EF4" w:rsidRPr="00D12EF4" w:rsidRDefault="00D12EF4" w:rsidP="00421C04">
            <w:pPr>
              <w:keepNext/>
            </w:pPr>
            <w:r>
              <w:t>U</w:t>
            </w:r>
            <w:r w:rsidRPr="00D12EF4">
              <w:t>niform slope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_Ref496019162 \r </w:instrText>
            </w:r>
            <w:r w:rsidR="00421C04">
              <w:instrText xml:space="preserve"> \* MERGEFORMAT </w:instrText>
            </w:r>
            <w:r w:rsidRPr="00D12EF4">
              <w:fldChar w:fldCharType="separate"/>
            </w:r>
            <w:r w:rsidR="00761A37">
              <w:t>2</w:t>
            </w:r>
            <w:r w:rsidRPr="00D12EF4">
              <w:fldChar w:fldCharType="end"/>
            </w:r>
          </w:p>
        </w:tc>
      </w:tr>
      <w:tr w:rsidR="00D12EF4" w:rsidRPr="00D12EF4" w:rsidTr="00D12EF4">
        <w:tc>
          <w:tcPr>
            <w:tcW w:w="6345" w:type="dxa"/>
          </w:tcPr>
          <w:p w:rsidR="00D12EF4" w:rsidRPr="00D12EF4" w:rsidRDefault="00D12EF4" w:rsidP="00421C04">
            <w:pPr>
              <w:keepNext/>
            </w:pPr>
            <w:r w:rsidRPr="00D12EF4">
              <w:t>'</w:t>
            </w:r>
            <w:proofErr w:type="spellStart"/>
            <w:r>
              <w:t>O</w:t>
            </w:r>
            <w:r w:rsidRPr="00D12EF4">
              <w:t>mkeervariant</w:t>
            </w:r>
            <w:proofErr w:type="spellEnd"/>
            <w:r w:rsidRPr="00D12EF4">
              <w:t>'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_Ref496019184 \r </w:instrText>
            </w:r>
            <w:r w:rsidR="00421C04">
              <w:instrText xml:space="preserve"> \* MERGEFORMAT </w:instrText>
            </w:r>
            <w:r w:rsidR="00D12EF4" w:rsidRPr="00D12EF4">
              <w:fldChar w:fldCharType="separate"/>
            </w:r>
            <w:r w:rsidR="00761A37">
              <w:t>4.2</w:t>
            </w:r>
            <w:r w:rsidR="00D12EF4" w:rsidRPr="00D12EF4">
              <w:fldChar w:fldCharType="end"/>
            </w:r>
          </w:p>
        </w:tc>
      </w:tr>
      <w:tr w:rsidR="00D12EF4" w:rsidRPr="00D12EF4" w:rsidTr="00D12EF4">
        <w:tc>
          <w:tcPr>
            <w:tcW w:w="6345" w:type="dxa"/>
          </w:tcPr>
          <w:p w:rsidR="00D12EF4" w:rsidRPr="00D12EF4" w:rsidRDefault="00D12EF4" w:rsidP="00421C04">
            <w:pPr>
              <w:keepNext/>
            </w:pPr>
            <w:r w:rsidRPr="00D12EF4">
              <w:t>Java/FEWS interface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_Ref496019193 \r </w:instrText>
            </w:r>
            <w:r w:rsidR="00421C04">
              <w:instrText xml:space="preserve"> \* MERGEFORMAT </w:instrText>
            </w:r>
            <w:r w:rsidR="00D12EF4" w:rsidRPr="00D12EF4">
              <w:fldChar w:fldCharType="separate"/>
            </w:r>
            <w:r w:rsidR="00761A37">
              <w:t>4.3</w:t>
            </w:r>
            <w:r w:rsidR="00D12EF4" w:rsidRPr="00D12EF4">
              <w:fldChar w:fldCharType="end"/>
            </w:r>
          </w:p>
        </w:tc>
      </w:tr>
      <w:tr w:rsidR="00D12EF4" w:rsidRPr="00D12EF4" w:rsidTr="00D12EF4">
        <w:tc>
          <w:tcPr>
            <w:tcW w:w="6345" w:type="dxa"/>
          </w:tcPr>
          <w:p w:rsidR="00D12EF4" w:rsidRPr="00D12EF4" w:rsidRDefault="00461299" w:rsidP="002950C8">
            <w:pPr>
              <w:keepNext/>
            </w:pPr>
            <w:r>
              <w:t>Trend</w:t>
            </w:r>
            <w:r w:rsidR="00D12EF4" w:rsidRPr="00D12EF4">
              <w:t xml:space="preserv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_Ref496019209 \r </w:instrText>
            </w:r>
            <w:r w:rsidR="00421C04">
              <w:instrText xml:space="preserve"> \* MERGEFORMAT </w:instrText>
            </w:r>
            <w:r w:rsidRPr="00D12EF4">
              <w:fldChar w:fldCharType="separate"/>
            </w:r>
            <w:r w:rsidR="00761A37">
              <w:t>3</w:t>
            </w:r>
            <w:r w:rsidRPr="00D12EF4">
              <w:fldChar w:fldCharType="end"/>
            </w:r>
          </w:p>
        </w:tc>
      </w:tr>
      <w:tr w:rsidR="00D12EF4" w:rsidRPr="00D12EF4" w:rsidTr="00D12EF4">
        <w:tc>
          <w:tcPr>
            <w:tcW w:w="6345" w:type="dxa"/>
          </w:tcPr>
          <w:p w:rsidR="00D12EF4" w:rsidRPr="00D12EF4" w:rsidRDefault="002950C8" w:rsidP="002950C8">
            <w:pPr>
              <w:pStyle w:val="ListBullet"/>
              <w:keepNext/>
              <w:numPr>
                <w:ilvl w:val="0"/>
                <w:numId w:val="0"/>
              </w:numPr>
            </w:pPr>
            <w:r>
              <w:t xml:space="preserve">Unit </w:t>
            </w:r>
            <w:r w:rsidR="00D12EF4">
              <w:t>tests</w:t>
            </w:r>
          </w:p>
        </w:tc>
        <w:tc>
          <w:tcPr>
            <w:tcW w:w="2585" w:type="dxa"/>
          </w:tcPr>
          <w:p w:rsidR="00D12EF4" w:rsidRPr="00D12EF4" w:rsidRDefault="00043C37" w:rsidP="00421C04">
            <w:pPr>
              <w:pStyle w:val="ListBullet"/>
              <w:keepNext/>
              <w:numPr>
                <w:ilvl w:val="0"/>
                <w:numId w:val="0"/>
              </w:numPr>
              <w:tabs>
                <w:tab w:val="left" w:pos="1036"/>
              </w:tabs>
            </w:pPr>
            <w:r>
              <w:tab/>
            </w:r>
            <w:r w:rsidR="00D12EF4" w:rsidRPr="00D12EF4">
              <w:t xml:space="preserve">section </w:t>
            </w:r>
            <w:r w:rsidR="00D12EF4" w:rsidRPr="00D12EF4">
              <w:fldChar w:fldCharType="begin"/>
            </w:r>
            <w:r w:rsidR="00D12EF4" w:rsidRPr="00D12EF4">
              <w:instrText xml:space="preserve"> REF _Ref496019218 \r </w:instrText>
            </w:r>
            <w:r w:rsidR="00D12EF4">
              <w:instrText xml:space="preserve"> \* MERGEFORMAT </w:instrText>
            </w:r>
            <w:r w:rsidR="00D12EF4" w:rsidRPr="00D12EF4">
              <w:fldChar w:fldCharType="separate"/>
            </w:r>
            <w:r w:rsidR="00761A37">
              <w:t>4.4</w:t>
            </w:r>
            <w:r w:rsidR="00D12EF4" w:rsidRPr="00D12EF4">
              <w:fldChar w:fldCharType="end"/>
            </w:r>
          </w:p>
        </w:tc>
      </w:tr>
    </w:tbl>
    <w:p w:rsidR="00675438" w:rsidRDefault="00421C04" w:rsidP="00421C04">
      <w:pPr>
        <w:pStyle w:val="Caption"/>
      </w:pPr>
      <w:bookmarkStart w:id="237" w:name="_Ref496884422"/>
      <w:proofErr w:type="gramStart"/>
      <w:r>
        <w:t xml:space="preserve">Table </w:t>
      </w:r>
      <w:ins w:id="238" w:author="Hans de Waal" w:date="2017-10-27T16:18:00Z">
        <w:r w:rsidR="00761A37">
          <w:fldChar w:fldCharType="begin"/>
        </w:r>
        <w:r w:rsidR="00761A37">
          <w:instrText xml:space="preserve"> STYLEREF 1 \s </w:instrText>
        </w:r>
      </w:ins>
      <w:r w:rsidR="00761A37">
        <w:fldChar w:fldCharType="separate"/>
      </w:r>
      <w:r w:rsidR="00761A37">
        <w:rPr>
          <w:noProof/>
        </w:rPr>
        <w:t>1</w:t>
      </w:r>
      <w:ins w:id="239"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240" w:author="Hans de Waal" w:date="2017-10-27T16:18:00Z">
        <w:r w:rsidR="00761A37">
          <w:rPr>
            <w:noProof/>
          </w:rPr>
          <w:t>1</w:t>
        </w:r>
        <w:r w:rsidR="00761A37">
          <w:fldChar w:fldCharType="end"/>
        </w:r>
      </w:ins>
      <w:bookmarkEnd w:id="237"/>
      <w:del w:id="241"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1</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w:delText>
        </w:r>
        <w:r w:rsidR="004C5EFE" w:rsidDel="00AE596F">
          <w:fldChar w:fldCharType="end"/>
        </w:r>
      </w:del>
      <w:r>
        <w:tab/>
        <w:t>Description of the test categories within this document.</w:t>
      </w:r>
    </w:p>
    <w:p w:rsidR="00675438" w:rsidRDefault="00675438" w:rsidP="00A94EB6"/>
    <w:p w:rsidR="00EF0CF5" w:rsidRDefault="00615560" w:rsidP="00A94EB6">
      <w:del w:id="242" w:author="Hans de Waal" w:date="2017-10-27T16:18:00Z">
        <w:r w:rsidDel="00761A37">
          <w:delText xml:space="preserve">A discussion and </w:delText>
        </w:r>
        <w:r w:rsidR="00A94EB6" w:rsidDel="00761A37">
          <w:delText>r</w:delText>
        </w:r>
      </w:del>
      <w:ins w:id="243" w:author="Hans de Waal" w:date="2017-10-27T16:18:00Z">
        <w:r w:rsidR="00761A37">
          <w:t>R</w:t>
        </w:r>
      </w:ins>
      <w:r w:rsidR="00A94EB6">
        <w:t xml:space="preserve">ecommendations </w:t>
      </w:r>
      <w:r>
        <w:t xml:space="preserve">for future improvements on the test procedure </w:t>
      </w:r>
      <w:r w:rsidR="00A94EB6">
        <w:t>are given in chapter</w:t>
      </w:r>
      <w:r w:rsidR="00FB58D6">
        <w:t xml:space="preserve"> </w:t>
      </w:r>
      <w:r w:rsidR="00FB58D6">
        <w:fldChar w:fldCharType="begin"/>
      </w:r>
      <w:r w:rsidR="00FB58D6">
        <w:instrText xml:space="preserve"> REF _Ref496600031 \r </w:instrText>
      </w:r>
      <w:r w:rsidR="00FB58D6">
        <w:fldChar w:fldCharType="separate"/>
      </w:r>
      <w:r w:rsidR="00761A37">
        <w:t>5</w:t>
      </w:r>
      <w:r w:rsidR="00FB58D6">
        <w:fldChar w:fldCharType="end"/>
      </w:r>
      <w:r w:rsidR="00A94EB6">
        <w:t>.</w:t>
      </w:r>
    </w:p>
    <w:p w:rsidR="00BF02BD" w:rsidRDefault="00BF02BD" w:rsidP="009E030B"/>
    <w:p w:rsidR="00347C5E" w:rsidRDefault="00347C5E" w:rsidP="009E030B">
      <w:pPr>
        <w:sectPr w:rsidR="00347C5E" w:rsidSect="00255B9B">
          <w:headerReference w:type="even" r:id="rId25"/>
          <w:headerReference w:type="default" r:id="rId26"/>
          <w:footerReference w:type="even" r:id="rId27"/>
          <w:footerReference w:type="default" r:id="rId28"/>
          <w:type w:val="oddPage"/>
          <w:pgSz w:w="11906" w:h="16838" w:code="9"/>
          <w:pgMar w:top="2552" w:right="1094" w:bottom="1077" w:left="2098" w:header="822" w:footer="199" w:gutter="0"/>
          <w:paperSrc w:first="1" w:other="1"/>
          <w:pgNumType w:start="1"/>
          <w:cols w:space="708"/>
          <w:docGrid w:linePitch="360"/>
        </w:sectPr>
      </w:pPr>
    </w:p>
    <w:p w:rsidR="00347C5E" w:rsidRDefault="00347C5E" w:rsidP="00347C5E">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259"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begin"/>
      </w:r>
      <w:r w:rsidRPr="00CD7FF2">
        <w:rPr>
          <w:rStyle w:val="Hidden"/>
        </w:rPr>
        <w:instrText xml:space="preserve"> SEQ MTSec \h \* MERGEFORMAT </w:instrText>
      </w:r>
      <w:del w:id="260"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end"/>
      </w:r>
      <w:bookmarkStart w:id="261" w:name="_Ref496019162"/>
      <w:bookmarkStart w:id="262" w:name="_Toc496599829"/>
      <w:r>
        <w:t>Basic tests</w:t>
      </w:r>
      <w:r w:rsidR="00503CDF">
        <w:t xml:space="preserve"> for a uniform slope</w:t>
      </w:r>
      <w:bookmarkEnd w:id="261"/>
      <w:bookmarkEnd w:id="262"/>
    </w:p>
    <w:p w:rsidR="00BB66E3" w:rsidRDefault="00BB66E3" w:rsidP="00347C5E">
      <w:pPr>
        <w:pStyle w:val="Heading2"/>
      </w:pPr>
      <w:bookmarkStart w:id="263" w:name="_Toc496599830"/>
      <w:r>
        <w:t>Te</w:t>
      </w:r>
      <w:r w:rsidR="00181956">
        <w:t>st</w:t>
      </w:r>
      <w:r>
        <w:t xml:space="preserve"> concept</w:t>
      </w:r>
      <w:bookmarkEnd w:id="263"/>
    </w:p>
    <w:p w:rsidR="00BB66E3" w:rsidRDefault="00BB66E3" w:rsidP="00BB66E3"/>
    <w:p w:rsidR="00FA3528" w:rsidRDefault="00FA3528" w:rsidP="00BB66E3">
      <w:r>
        <w:t xml:space="preserve">As pointed out in </w:t>
      </w:r>
      <w:r w:rsidR="00160B39">
        <w:t xml:space="preserve">section </w:t>
      </w:r>
      <w:r w:rsidR="00160B39">
        <w:fldChar w:fldCharType="begin"/>
      </w:r>
      <w:r w:rsidR="00160B39">
        <w:instrText xml:space="preserve"> REF _Ref496518066 \r </w:instrText>
      </w:r>
      <w:r w:rsidR="00160B39">
        <w:fldChar w:fldCharType="separate"/>
      </w:r>
      <w:r w:rsidR="00761A37">
        <w:t>1.2</w:t>
      </w:r>
      <w:r w:rsidR="00160B39">
        <w:fldChar w:fldCharType="end"/>
      </w:r>
      <w:r>
        <w:t xml:space="preserve">, the </w:t>
      </w:r>
      <w:r w:rsidR="00160B39">
        <w:t xml:space="preserve">complexity of the </w:t>
      </w:r>
      <w:r>
        <w:t xml:space="preserve">computational procedure largely depends on the complexity of the dike features input (transitions in slope and roughness). For a simple structure like a </w:t>
      </w:r>
      <w:proofErr w:type="gramStart"/>
      <w:r>
        <w:t>uniform  slope</w:t>
      </w:r>
      <w:proofErr w:type="gramEnd"/>
      <w:r>
        <w:t xml:space="preserve">, the computational procedure is fairly straightforward (no iterations), and results can be compared with manually </w:t>
      </w:r>
      <w:r w:rsidR="00BD4A66">
        <w:t>computed</w:t>
      </w:r>
      <w:r>
        <w:t xml:space="preserve"> results.</w:t>
      </w:r>
    </w:p>
    <w:p w:rsidR="00C17E87" w:rsidRDefault="00C17E87" w:rsidP="00BB66E3"/>
    <w:p w:rsidR="00C17E87" w:rsidRDefault="00C17E87" w:rsidP="00BB66E3">
      <w:r>
        <w:t xml:space="preserve">This test procedure </w:t>
      </w:r>
      <w:r w:rsidR="007A4731">
        <w:t>focuses</w:t>
      </w:r>
      <w:r>
        <w:t xml:space="preserve"> on:</w:t>
      </w:r>
    </w:p>
    <w:p w:rsidR="00A726F3" w:rsidRDefault="00FA3528" w:rsidP="00BB66E3">
      <w:pPr>
        <w:numPr>
          <w:ilvl w:val="0"/>
          <w:numId w:val="13"/>
        </w:numPr>
      </w:pPr>
      <w:r>
        <w:t>a uniform slope</w:t>
      </w:r>
      <w:r w:rsidR="004D55F4">
        <w:t>:</w:t>
      </w:r>
      <w:r>
        <w:t xml:space="preserve"> no berm(s), no other changes in slope, no changes in roughness</w:t>
      </w:r>
    </w:p>
    <w:p w:rsidR="00FA3528" w:rsidRDefault="00FA3528" w:rsidP="00BB66E3">
      <w:pPr>
        <w:numPr>
          <w:ilvl w:val="0"/>
          <w:numId w:val="13"/>
        </w:numPr>
      </w:pPr>
      <w:r>
        <w:t>onshore wave direction</w:t>
      </w:r>
    </w:p>
    <w:p w:rsidR="00FA3528" w:rsidRDefault="00FA3528" w:rsidP="00BB66E3">
      <w:pPr>
        <w:numPr>
          <w:ilvl w:val="0"/>
          <w:numId w:val="13"/>
        </w:numPr>
      </w:pPr>
      <w:r>
        <w:t>relatively deep water at the toe of the structure</w:t>
      </w:r>
    </w:p>
    <w:p w:rsidR="00FA3528" w:rsidRDefault="00FA3528" w:rsidP="00BB66E3"/>
    <w:p w:rsidR="004D55F4" w:rsidRDefault="004D55F4" w:rsidP="004C5EFE">
      <w:r>
        <w:t>The test procedure contains 18 tests, 9 for a mild slope (breaking waves</w:t>
      </w:r>
      <w:r w:rsidR="004C5EFE">
        <w:t xml:space="preserve">, see </w:t>
      </w:r>
      <w:r w:rsidR="004C5EFE">
        <w:fldChar w:fldCharType="begin"/>
      </w:r>
      <w:r w:rsidR="004C5EFE">
        <w:instrText xml:space="preserve"> REF _Ref496516234 </w:instrText>
      </w:r>
      <w:r w:rsidR="004C5EFE">
        <w:fldChar w:fldCharType="separate"/>
      </w:r>
      <w:r w:rsidR="00761A37">
        <w:t xml:space="preserve">Table </w:t>
      </w:r>
      <w:r w:rsidR="00761A37">
        <w:rPr>
          <w:noProof/>
        </w:rPr>
        <w:t>2</w:t>
      </w:r>
      <w:r w:rsidR="00761A37">
        <w:t>.</w:t>
      </w:r>
      <w:r w:rsidR="00761A37">
        <w:rPr>
          <w:noProof/>
        </w:rPr>
        <w:t>1</w:t>
      </w:r>
      <w:r w:rsidR="004C5EFE">
        <w:fldChar w:fldCharType="end"/>
      </w:r>
      <w:r>
        <w:t>) and 9 for a steep slope (non-breaking waves</w:t>
      </w:r>
      <w:r w:rsidR="004C5EFE">
        <w:t xml:space="preserve">, see </w:t>
      </w:r>
      <w:r w:rsidR="004C5EFE">
        <w:fldChar w:fldCharType="begin"/>
      </w:r>
      <w:r w:rsidR="004C5EFE">
        <w:instrText xml:space="preserve"> REF _Ref496516249 </w:instrText>
      </w:r>
      <w:r w:rsidR="004C5EFE">
        <w:fldChar w:fldCharType="separate"/>
      </w:r>
      <w:r w:rsidR="00761A37">
        <w:t xml:space="preserve">Table </w:t>
      </w:r>
      <w:r w:rsidR="00761A37">
        <w:rPr>
          <w:noProof/>
        </w:rPr>
        <w:t>2</w:t>
      </w:r>
      <w:r w:rsidR="00761A37">
        <w:t>.</w:t>
      </w:r>
      <w:r w:rsidR="00761A37">
        <w:rPr>
          <w:noProof/>
        </w:rPr>
        <w:t>2</w:t>
      </w:r>
      <w:r w:rsidR="004C5EFE">
        <w:fldChar w:fldCharType="end"/>
      </w:r>
      <w:r>
        <w:t>). Within each subset of 9 tests a selected input parameter is varied</w:t>
      </w:r>
      <w:r w:rsidR="004C5EFE">
        <w:t xml:space="preserve"> (highlighted </w:t>
      </w:r>
      <w:ins w:id="264" w:author="Hans de Waal" w:date="2017-10-27T16:24:00Z">
        <w:r w:rsidR="00761A37">
          <w:t xml:space="preserve">yellow or orange </w:t>
        </w:r>
      </w:ins>
      <w:r w:rsidR="004C5EFE">
        <w:t>in the tables below)</w:t>
      </w:r>
      <w:r>
        <w:t>.</w:t>
      </w:r>
    </w:p>
    <w:p w:rsidR="004D55F4" w:rsidRDefault="004D55F4" w:rsidP="00BB66E3"/>
    <w:p w:rsidR="004D55F4" w:rsidRDefault="004D55F4" w:rsidP="004D55F4">
      <w:pPr>
        <w:keepNext/>
      </w:pPr>
    </w:p>
    <w:p w:rsidR="004D55F4" w:rsidRDefault="004D55F4" w:rsidP="004D55F4">
      <w:pPr>
        <w:keepNext/>
      </w:pPr>
      <w:r w:rsidRPr="00D60AD3">
        <w:rPr>
          <w:noProof/>
          <w:lang w:eastAsia="zh-CN"/>
        </w:rPr>
        <w:drawing>
          <wp:inline distT="0" distB="0" distL="0" distR="0" wp14:anchorId="39D0758C" wp14:editId="0D3A61B1">
            <wp:extent cx="5533390" cy="278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r w:rsidR="00AC6563">
        <w:rPr>
          <w:rStyle w:val="CommentReference"/>
        </w:rPr>
        <w:commentReference w:id="265"/>
      </w:r>
    </w:p>
    <w:p w:rsidR="004D55F4" w:rsidRDefault="004D55F4" w:rsidP="004D55F4">
      <w:pPr>
        <w:pStyle w:val="Caption"/>
        <w:keepNext/>
      </w:pPr>
      <w:bookmarkStart w:id="266" w:name="_Ref496516234"/>
      <w:proofErr w:type="gramStart"/>
      <w:r>
        <w:t xml:space="preserve">Table </w:t>
      </w:r>
      <w:ins w:id="267" w:author="Hans de Waal" w:date="2017-10-27T16:18:00Z">
        <w:r w:rsidR="00761A37">
          <w:fldChar w:fldCharType="begin"/>
        </w:r>
        <w:r w:rsidR="00761A37">
          <w:instrText xml:space="preserve"> STYLEREF 1 \s </w:instrText>
        </w:r>
      </w:ins>
      <w:r w:rsidR="00761A37">
        <w:fldChar w:fldCharType="separate"/>
      </w:r>
      <w:r w:rsidR="00761A37">
        <w:rPr>
          <w:noProof/>
        </w:rPr>
        <w:t>2</w:t>
      </w:r>
      <w:ins w:id="268"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269" w:author="Hans de Waal" w:date="2017-10-27T16:18:00Z">
        <w:r w:rsidR="00761A37">
          <w:rPr>
            <w:noProof/>
          </w:rPr>
          <w:t>1</w:t>
        </w:r>
        <w:r w:rsidR="00761A37">
          <w:fldChar w:fldCharType="end"/>
        </w:r>
      </w:ins>
      <w:del w:id="270"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2</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w:delText>
        </w:r>
        <w:r w:rsidR="004C5EFE" w:rsidDel="00AE596F">
          <w:fldChar w:fldCharType="end"/>
        </w:r>
      </w:del>
      <w:bookmarkEnd w:id="266"/>
      <w:r>
        <w:tab/>
        <w:t>Test cases 1-9 and expected results for a uniform slope 1:4.</w:t>
      </w:r>
    </w:p>
    <w:p w:rsidR="004D55F4" w:rsidRPr="00D60AD3" w:rsidRDefault="004D55F4" w:rsidP="004D55F4">
      <w:pPr>
        <w:keepNext/>
      </w:pPr>
    </w:p>
    <w:p w:rsidR="004D55F4" w:rsidRDefault="004D55F4" w:rsidP="004D55F4">
      <w:r w:rsidRPr="00D60AD3">
        <w:rPr>
          <w:noProof/>
          <w:lang w:eastAsia="zh-CN"/>
        </w:rPr>
        <w:drawing>
          <wp:inline distT="0" distB="0" distL="0" distR="0" wp14:anchorId="13C27103" wp14:editId="25762BED">
            <wp:extent cx="5533390" cy="278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p>
    <w:p w:rsidR="004D55F4" w:rsidRPr="00E00771" w:rsidRDefault="004D55F4" w:rsidP="004D55F4">
      <w:pPr>
        <w:pStyle w:val="Caption"/>
      </w:pPr>
      <w:bookmarkStart w:id="271" w:name="_Ref496516249"/>
      <w:proofErr w:type="gramStart"/>
      <w:r>
        <w:t xml:space="preserve">Table </w:t>
      </w:r>
      <w:ins w:id="272" w:author="Hans de Waal" w:date="2017-10-27T16:18:00Z">
        <w:r w:rsidR="00761A37">
          <w:fldChar w:fldCharType="begin"/>
        </w:r>
        <w:r w:rsidR="00761A37">
          <w:instrText xml:space="preserve"> STYLEREF 1 \s </w:instrText>
        </w:r>
      </w:ins>
      <w:r w:rsidR="00761A37">
        <w:fldChar w:fldCharType="separate"/>
      </w:r>
      <w:r w:rsidR="00761A37">
        <w:rPr>
          <w:noProof/>
        </w:rPr>
        <w:t>2</w:t>
      </w:r>
      <w:ins w:id="273"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274" w:author="Hans de Waal" w:date="2017-10-27T16:18:00Z">
        <w:r w:rsidR="00761A37">
          <w:rPr>
            <w:noProof/>
          </w:rPr>
          <w:t>2</w:t>
        </w:r>
        <w:r w:rsidR="00761A37">
          <w:fldChar w:fldCharType="end"/>
        </w:r>
      </w:ins>
      <w:del w:id="275"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2</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2</w:delText>
        </w:r>
        <w:r w:rsidR="004C5EFE" w:rsidDel="00AE596F">
          <w:fldChar w:fldCharType="end"/>
        </w:r>
      </w:del>
      <w:bookmarkEnd w:id="271"/>
      <w:r>
        <w:tab/>
        <w:t>Test cases 10-18 and expected results for a uniform slope 1:2.</w:t>
      </w:r>
    </w:p>
    <w:p w:rsidR="004D55F4" w:rsidRDefault="004D55F4" w:rsidP="00BB66E3"/>
    <w:p w:rsidR="00C17E87" w:rsidRDefault="00C17E87" w:rsidP="00BB66E3">
      <w:r>
        <w:t xml:space="preserve">In section </w:t>
      </w:r>
      <w:r w:rsidR="004C5EFE">
        <w:fldChar w:fldCharType="begin"/>
      </w:r>
      <w:r w:rsidR="004C5EFE">
        <w:instrText xml:space="preserve"> REF _Ref496516403 \r </w:instrText>
      </w:r>
      <w:r w:rsidR="004C5EFE">
        <w:fldChar w:fldCharType="separate"/>
      </w:r>
      <w:r w:rsidR="00761A37">
        <w:t>2.2</w:t>
      </w:r>
      <w:r w:rsidR="004C5EFE">
        <w:fldChar w:fldCharType="end"/>
      </w:r>
      <w:r>
        <w:t xml:space="preserve"> the computational procedure (set of formulas) for these cases </w:t>
      </w:r>
      <w:r w:rsidR="004C5EFE">
        <w:t>is</w:t>
      </w:r>
      <w:r>
        <w:t xml:space="preserve"> elaborated. Section </w:t>
      </w:r>
      <w:r w:rsidR="004C5EFE">
        <w:fldChar w:fldCharType="begin"/>
      </w:r>
      <w:r w:rsidR="004C5EFE">
        <w:instrText xml:space="preserve"> REF _Ref496516408 \r </w:instrText>
      </w:r>
      <w:r w:rsidR="004C5EFE">
        <w:fldChar w:fldCharType="separate"/>
      </w:r>
      <w:r w:rsidR="00761A37">
        <w:t>2.3</w:t>
      </w:r>
      <w:r w:rsidR="004C5EFE">
        <w:fldChar w:fldCharType="end"/>
      </w:r>
      <w:r>
        <w:t xml:space="preserve"> describes the 'manual computation' for case 1.</w:t>
      </w:r>
    </w:p>
    <w:p w:rsidR="00C17E87" w:rsidRDefault="00C17E87" w:rsidP="00BB66E3"/>
    <w:p w:rsidR="00347C5E" w:rsidRDefault="009C77BC" w:rsidP="00347C5E">
      <w:pPr>
        <w:pStyle w:val="Heading2"/>
      </w:pPr>
      <w:bookmarkStart w:id="276" w:name="_Ref496516403"/>
      <w:bookmarkStart w:id="277" w:name="_Toc496599831"/>
      <w:r>
        <w:t>Formulas</w:t>
      </w:r>
      <w:r w:rsidR="0045699F">
        <w:t xml:space="preserve"> and constants</w:t>
      </w:r>
      <w:bookmarkEnd w:id="276"/>
      <w:bookmarkEnd w:id="277"/>
    </w:p>
    <w:p w:rsidR="00231219" w:rsidRPr="00231219" w:rsidRDefault="00231219" w:rsidP="00231219">
      <w:pPr>
        <w:pStyle w:val="Heading3"/>
      </w:pPr>
      <w:bookmarkStart w:id="278" w:name="_Toc496599832"/>
      <w:r>
        <w:t>General</w:t>
      </w:r>
      <w:bookmarkEnd w:id="278"/>
    </w:p>
    <w:p w:rsidR="00BB66E3" w:rsidRDefault="00BB66E3" w:rsidP="00231219">
      <w:pPr>
        <w:keepNext/>
      </w:pPr>
    </w:p>
    <w:p w:rsidR="00C17E87" w:rsidRDefault="00C17E87" w:rsidP="00C17E87">
      <w:r>
        <w:t xml:space="preserve">This section uses the equations and notation from the Functional Design. The equations have their own numbering, but </w:t>
      </w:r>
      <w:r w:rsidR="004D55F4">
        <w:t xml:space="preserve">the functions that were copied from </w:t>
      </w:r>
      <w:r>
        <w:t>the Functional Design</w:t>
      </w:r>
      <w:r w:rsidR="004D55F4">
        <w:t xml:space="preserve"> </w:t>
      </w:r>
      <w:r>
        <w:t>also show the equation number in the Functional Design, notated like "[</w:t>
      </w:r>
      <w:proofErr w:type="spellStart"/>
      <w:r>
        <w:t>FDEqn</w:t>
      </w:r>
      <w:proofErr w:type="spellEnd"/>
      <w:r>
        <w:t xml:space="preserve"> #.#]".</w:t>
      </w:r>
    </w:p>
    <w:p w:rsidR="00C17E87" w:rsidRDefault="00C17E87" w:rsidP="00231219">
      <w:pPr>
        <w:keepNext/>
      </w:pPr>
    </w:p>
    <w:p w:rsidR="00C17E87" w:rsidRDefault="00C17E87" w:rsidP="00231219">
      <w:pPr>
        <w:keepNext/>
      </w:pPr>
    </w:p>
    <w:p w:rsidR="00BB66E3" w:rsidRDefault="00BB66E3" w:rsidP="00BB66E3">
      <w:pPr>
        <w:pStyle w:val="HdWtussenkopje"/>
      </w:pPr>
      <w:r>
        <w:t>Constant(s)</w:t>
      </w:r>
    </w:p>
    <w:p w:rsidR="00BB66E3" w:rsidRDefault="00BB66E3" w:rsidP="00BB66E3">
      <w:pPr>
        <w:pStyle w:val="HdWequationline"/>
      </w:pPr>
      <w:r>
        <w:tab/>
      </w:r>
      <w:r w:rsidR="009075D5" w:rsidRPr="00712F29">
        <w:rPr>
          <w:noProof/>
          <w:position w:val="-10"/>
        </w:rPr>
        <w:object w:dxaOrig="1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5pt;height:14.9pt" o:ole="">
            <v:imagedata r:id="rId31" o:title=""/>
          </v:shape>
          <o:OLEObject Type="Embed" ProgID="Equation.DSMT4" ShapeID="_x0000_i1025" DrawAspect="Content" ObjectID="_1570627240" r:id="rId32"/>
        </w:object>
      </w:r>
      <w:r>
        <w:t xml:space="preserve"> </w:t>
      </w:r>
      <w:proofErr w:type="gramStart"/>
      <w:r>
        <w:t>m/s</w:t>
      </w:r>
      <w:r w:rsidRPr="0045699F">
        <w:rPr>
          <w:vertAlign w:val="superscript"/>
        </w:rPr>
        <w:t>2</w:t>
      </w:r>
      <w:proofErr w:type="gramEnd"/>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w:instrText>
        </w:r>
      </w:fldSimple>
      <w:r>
        <w:instrText>)</w:instrText>
      </w:r>
      <w:r>
        <w:fldChar w:fldCharType="end"/>
      </w:r>
    </w:p>
    <w:p w:rsidR="003B7665" w:rsidRDefault="003B7665" w:rsidP="003B7665">
      <w:pPr>
        <w:pStyle w:val="HdWequationline"/>
      </w:pPr>
      <w:r w:rsidRPr="00A373F3">
        <w:tab/>
      </w:r>
      <w:r w:rsidR="009075D5" w:rsidRPr="000876FB">
        <w:rPr>
          <w:noProof/>
          <w:position w:val="-14"/>
        </w:rPr>
        <w:object w:dxaOrig="1140" w:dyaOrig="360">
          <v:shape id="_x0000_i1026" type="#_x0000_t75" style="width:58.1pt;height:18.5pt" o:ole="">
            <v:imagedata r:id="rId33" o:title=""/>
          </v:shape>
          <o:OLEObject Type="Embed" ProgID="Equation.DSMT4" ShapeID="_x0000_i1026" DrawAspect="Content" ObjectID="_1570627241" r:id="rId34"/>
        </w:object>
      </w:r>
      <w:r w:rsidRPr="000A5748">
        <w:tab/>
      </w:r>
      <w:r>
        <w:t>[</w:t>
      </w:r>
      <w:proofErr w:type="spellStart"/>
      <w:r>
        <w:t>FDEqn</w:t>
      </w:r>
      <w:proofErr w:type="spellEnd"/>
      <w:r>
        <w:t xml:space="preserve"> 5.6]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w:instrText>
        </w:r>
      </w:fldSimple>
      <w:r>
        <w:instrText>)</w:instrText>
      </w:r>
      <w:r>
        <w:fldChar w:fldCharType="end"/>
      </w:r>
    </w:p>
    <w:p w:rsidR="003B7665" w:rsidRDefault="003B7665" w:rsidP="003B7665">
      <w:pPr>
        <w:pStyle w:val="HdWequationline"/>
      </w:pPr>
      <w:r w:rsidRPr="00007B33">
        <w:tab/>
      </w:r>
      <w:r w:rsidR="009075D5" w:rsidRPr="009410F1">
        <w:rPr>
          <w:noProof/>
          <w:position w:val="-14"/>
        </w:rPr>
        <w:object w:dxaOrig="1180" w:dyaOrig="360">
          <v:shape id="_x0000_i1027" type="#_x0000_t75" style="width:58.65pt;height:18.5pt" o:ole="">
            <v:imagedata r:id="rId35" o:title=""/>
          </v:shape>
          <o:OLEObject Type="Embed" ProgID="Equation.DSMT4" ShapeID="_x0000_i1027" DrawAspect="Content" ObjectID="_1570627242" r:id="rId36"/>
        </w:object>
      </w:r>
      <w:r w:rsidRPr="000A5748">
        <w:tab/>
      </w:r>
      <w:r>
        <w:t>[</w:t>
      </w:r>
      <w:proofErr w:type="spellStart"/>
      <w:r>
        <w:t>FDEqn</w:t>
      </w:r>
      <w:proofErr w:type="spellEnd"/>
      <w:r>
        <w:t xml:space="preserve"> 5.7]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w:instrText>
        </w:r>
      </w:fldSimple>
      <w:r>
        <w:instrText>)</w:instrText>
      </w:r>
      <w:r>
        <w:fldChar w:fldCharType="end"/>
      </w:r>
    </w:p>
    <w:p w:rsidR="003B7665" w:rsidRDefault="003B7665" w:rsidP="003B7665">
      <w:pPr>
        <w:pStyle w:val="HdWequationline"/>
      </w:pPr>
      <w:r w:rsidRPr="00007B33">
        <w:tab/>
      </w:r>
      <w:r w:rsidR="009075D5" w:rsidRPr="009410F1">
        <w:rPr>
          <w:noProof/>
          <w:position w:val="-14"/>
        </w:rPr>
        <w:object w:dxaOrig="1160" w:dyaOrig="360">
          <v:shape id="_x0000_i1028" type="#_x0000_t75" style="width:58.65pt;height:18.5pt" o:ole="">
            <v:imagedata r:id="rId37" o:title=""/>
          </v:shape>
          <o:OLEObject Type="Embed" ProgID="Equation.DSMT4" ShapeID="_x0000_i1028" DrawAspect="Content" ObjectID="_1570627243" r:id="rId38"/>
        </w:object>
      </w:r>
      <w:r w:rsidRPr="000A5748">
        <w:tab/>
      </w:r>
      <w:r>
        <w:t>[</w:t>
      </w:r>
      <w:proofErr w:type="spellStart"/>
      <w:r>
        <w:t>FDEqn</w:t>
      </w:r>
      <w:proofErr w:type="spellEnd"/>
      <w:r>
        <w:t xml:space="preserve"> 5.8]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w:instrText>
        </w:r>
      </w:fldSimple>
      <w:r>
        <w:instrText>)</w:instrText>
      </w:r>
      <w:r>
        <w:fldChar w:fldCharType="end"/>
      </w:r>
    </w:p>
    <w:p w:rsidR="00231219" w:rsidRDefault="00231219" w:rsidP="00231219">
      <w:pPr>
        <w:pStyle w:val="HdWequationline"/>
        <w:tabs>
          <w:tab w:val="left" w:pos="709"/>
        </w:tabs>
      </w:pPr>
      <w:r w:rsidRPr="00A373F3">
        <w:tab/>
      </w:r>
      <w:r w:rsidR="009075D5" w:rsidRPr="009C77BC">
        <w:rPr>
          <w:noProof/>
          <w:position w:val="-14"/>
        </w:rPr>
        <w:object w:dxaOrig="920" w:dyaOrig="360">
          <v:shape id="_x0000_i1029" type="#_x0000_t75" style="width:45.25pt;height:18pt" o:ole="">
            <v:imagedata r:id="rId39" o:title=""/>
          </v:shape>
          <o:OLEObject Type="Embed" ProgID="Equation.DSMT4" ShapeID="_x0000_i1029" DrawAspect="Content" ObjectID="_1570627244" r:id="rId40"/>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w:instrText>
        </w:r>
      </w:fldSimple>
      <w:r>
        <w:instrText>)</w:instrText>
      </w:r>
      <w:r>
        <w:fldChar w:fldCharType="end"/>
      </w:r>
    </w:p>
    <w:p w:rsidR="003B7665" w:rsidRDefault="003B7665" w:rsidP="003B7665"/>
    <w:p w:rsidR="003B7665" w:rsidRDefault="00BB40B9" w:rsidP="003B7665">
      <w:pPr>
        <w:pStyle w:val="HdWtussenkopje"/>
      </w:pPr>
      <w:r>
        <w:t>C</w:t>
      </w:r>
      <w:r w:rsidR="003B7665">
        <w:t>onstants</w:t>
      </w:r>
      <w:r>
        <w:t xml:space="preserve"> within this test set</w:t>
      </w:r>
      <w:r w:rsidR="00D43C1A">
        <w:t xml:space="preserve"> for uniform slopes</w:t>
      </w:r>
    </w:p>
    <w:p w:rsidR="003B7665" w:rsidRDefault="003B7665" w:rsidP="003B7665">
      <w:pPr>
        <w:pStyle w:val="HdWequationline"/>
      </w:pPr>
      <w:r w:rsidRPr="00007B33">
        <w:tab/>
      </w:r>
      <w:r w:rsidR="009075D5" w:rsidRPr="003B7665">
        <w:rPr>
          <w:noProof/>
          <w:position w:val="-10"/>
        </w:rPr>
        <w:object w:dxaOrig="780" w:dyaOrig="320">
          <v:shape id="_x0000_i1030" type="#_x0000_t75" style="width:39.1pt;height:16.95pt" o:ole="">
            <v:imagedata r:id="rId41" o:title=""/>
          </v:shape>
          <o:OLEObject Type="Embed" ProgID="Equation.DSMT4" ShapeID="_x0000_i1030" DrawAspect="Content" ObjectID="_1570627245" r:id="rId42"/>
        </w:objec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6</w:instrText>
        </w:r>
      </w:fldSimple>
      <w:r>
        <w:instrText>)</w:instrText>
      </w:r>
      <w:r>
        <w:fldChar w:fldCharType="end"/>
      </w:r>
    </w:p>
    <w:p w:rsidR="00A726F3" w:rsidRDefault="00A726F3" w:rsidP="00A726F3">
      <w:pPr>
        <w:pStyle w:val="HdWequationline"/>
        <w:tabs>
          <w:tab w:val="left" w:pos="709"/>
        </w:tabs>
      </w:pPr>
      <w:r w:rsidRPr="00A373F3">
        <w:tab/>
      </w:r>
      <w:r w:rsidR="009075D5" w:rsidRPr="007926D7">
        <w:rPr>
          <w:noProof/>
          <w:position w:val="-10"/>
        </w:rPr>
        <w:object w:dxaOrig="1200" w:dyaOrig="320">
          <v:shape id="_x0000_i1031" type="#_x0000_t75" style="width:58.65pt;height:16.45pt" o:ole="">
            <v:imagedata r:id="rId43" o:title=""/>
          </v:shape>
          <o:OLEObject Type="Embed" ProgID="Equation.DSMT4" ShapeID="_x0000_i1031" DrawAspect="Content" ObjectID="_1570627246" r:id="rId44"/>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7</w:instrText>
        </w:r>
      </w:fldSimple>
      <w:r>
        <w:instrText>)</w:instrText>
      </w:r>
      <w:r>
        <w:fldChar w:fldCharType="end"/>
      </w:r>
    </w:p>
    <w:p w:rsidR="00EB1F1E" w:rsidRDefault="00EB1F1E" w:rsidP="00EB1F1E">
      <w:pPr>
        <w:pStyle w:val="HdWequationline"/>
        <w:tabs>
          <w:tab w:val="left" w:pos="709"/>
        </w:tabs>
      </w:pPr>
      <w:r w:rsidRPr="00A373F3">
        <w:tab/>
      </w:r>
      <w:r w:rsidR="009075D5" w:rsidRPr="007926D7">
        <w:rPr>
          <w:noProof/>
          <w:position w:val="-10"/>
        </w:rPr>
        <w:object w:dxaOrig="1060" w:dyaOrig="340">
          <v:shape id="_x0000_i1032" type="#_x0000_t75" style="width:51.95pt;height:16.95pt" o:ole="">
            <v:imagedata r:id="rId45" o:title=""/>
          </v:shape>
          <o:OLEObject Type="Embed" ProgID="Equation.DSMT4" ShapeID="_x0000_i1032" DrawAspect="Content" ObjectID="_1570627247" r:id="rId46"/>
        </w:object>
      </w:r>
      <w:r>
        <w:t xml:space="preserve"> </w:t>
      </w:r>
      <w:proofErr w:type="gramStart"/>
      <w:r>
        <w:t>m</w:t>
      </w:r>
      <w:r w:rsidRPr="00EB1F1E">
        <w:rPr>
          <w:vertAlign w:val="superscript"/>
        </w:rPr>
        <w:t>3</w:t>
      </w:r>
      <w:r>
        <w:t>/m/s</w:t>
      </w:r>
      <w:proofErr w:type="gramEnd"/>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8</w:instrText>
        </w:r>
      </w:fldSimple>
      <w:r>
        <w:instrText>)</w:instrText>
      </w:r>
      <w:r>
        <w:fldChar w:fldCharType="end"/>
      </w:r>
    </w:p>
    <w:p w:rsidR="00BB66E3" w:rsidRDefault="00BB66E3" w:rsidP="00BB66E3"/>
    <w:p w:rsidR="003B7665" w:rsidRDefault="003B7665" w:rsidP="003B7665">
      <w:r>
        <w:t>The intersection point for breaking and non-breaking waves:</w:t>
      </w:r>
    </w:p>
    <w:p w:rsidR="00EB1F1E" w:rsidRDefault="00EB1F1E" w:rsidP="003B7665"/>
    <w:p w:rsidR="007C17D1" w:rsidRDefault="007C17D1" w:rsidP="007C17D1">
      <w:pPr>
        <w:pStyle w:val="HdWequationline"/>
      </w:pPr>
      <w:r>
        <w:tab/>
      </w:r>
      <w:r w:rsidR="009075D5" w:rsidRPr="00712F29">
        <w:rPr>
          <w:noProof/>
          <w:position w:val="-10"/>
        </w:rPr>
        <w:object w:dxaOrig="840" w:dyaOrig="360">
          <v:shape id="_x0000_i1033" type="#_x0000_t75" style="width:42.15pt;height:18pt" o:ole="">
            <v:imagedata r:id="rId47" o:title=""/>
          </v:shape>
          <o:OLEObject Type="Embed" ProgID="Equation.DSMT4" ShapeID="_x0000_i1033" DrawAspect="Content" ObjectID="_1570627248" r:id="rId48"/>
        </w:object>
      </w:r>
      <w:r>
        <w:tab/>
        <w:t>[</w:t>
      </w:r>
      <w:proofErr w:type="spellStart"/>
      <w:r>
        <w:t>FDEqn</w:t>
      </w:r>
      <w:proofErr w:type="spellEnd"/>
      <w:r>
        <w:t xml:space="preserve"> 5.10]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9</w:instrText>
        </w:r>
      </w:fldSimple>
      <w:r>
        <w:instrText>)</w:instrText>
      </w:r>
      <w:r>
        <w:fldChar w:fldCharType="end"/>
      </w:r>
    </w:p>
    <w:p w:rsidR="003B7665" w:rsidRDefault="003B7665" w:rsidP="003B7665">
      <w:pPr>
        <w:pStyle w:val="HdWequationline"/>
      </w:pPr>
      <w:r w:rsidRPr="00A373F3">
        <w:tab/>
      </w:r>
      <w:r w:rsidR="009075D5" w:rsidRPr="00007B33">
        <w:rPr>
          <w:noProof/>
          <w:position w:val="-32"/>
        </w:rPr>
        <w:object w:dxaOrig="2299" w:dyaOrig="700">
          <v:shape id="_x0000_i1034" type="#_x0000_t75" style="width:115.2pt;height:34.95pt" o:ole="">
            <v:imagedata r:id="rId49" o:title=""/>
          </v:shape>
          <o:OLEObject Type="Embed" ProgID="Equation.DSMT4" ShapeID="_x0000_i1034" DrawAspect="Content" ObjectID="_1570627249" r:id="rId50"/>
        </w:object>
      </w:r>
      <w:r>
        <w:t xml:space="preserve"> </w:t>
      </w:r>
      <w:r>
        <w:tab/>
        <w:t>[</w:t>
      </w:r>
      <w:proofErr w:type="spellStart"/>
      <w:r>
        <w:t>FDEqn</w:t>
      </w:r>
      <w:proofErr w:type="spellEnd"/>
      <w:r>
        <w:t xml:space="preserve"> 5.9]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10</w:instrText>
        </w:r>
      </w:fldSimple>
      <w:r>
        <w:instrText>)</w:instrText>
      </w:r>
      <w:r>
        <w:fldChar w:fldCharType="end"/>
      </w:r>
    </w:p>
    <w:p w:rsidR="003B7665" w:rsidRDefault="003B7665" w:rsidP="003B7665"/>
    <w:p w:rsidR="007C17D1" w:rsidRDefault="007C17D1" w:rsidP="007C17D1">
      <w:pPr>
        <w:pStyle w:val="HdWequationline"/>
      </w:pPr>
      <w:r>
        <w:tab/>
      </w:r>
      <w:r w:rsidR="009075D5" w:rsidRPr="00712F29">
        <w:rPr>
          <w:noProof/>
          <w:position w:val="-10"/>
        </w:rPr>
        <w:object w:dxaOrig="660" w:dyaOrig="360">
          <v:shape id="_x0000_i1035" type="#_x0000_t75" style="width:32.9pt;height:18pt" o:ole="">
            <v:imagedata r:id="rId51" o:title=""/>
          </v:shape>
          <o:OLEObject Type="Embed" ProgID="Equation.DSMT4" ShapeID="_x0000_i1035" DrawAspect="Content" ObjectID="_1570627250" r:id="rId52"/>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11</w:instrText>
        </w:r>
      </w:fldSimple>
      <w:r>
        <w:instrText>)</w:instrText>
      </w:r>
      <w:r>
        <w:fldChar w:fldCharType="end"/>
      </w:r>
    </w:p>
    <w:p w:rsidR="003B7665" w:rsidRDefault="003B7665" w:rsidP="003B7665">
      <w:pPr>
        <w:pStyle w:val="HdWequationline"/>
      </w:pPr>
      <w:r w:rsidRPr="00A373F3">
        <w:tab/>
      </w:r>
      <w:r w:rsidR="009075D5" w:rsidRPr="00007B33">
        <w:rPr>
          <w:noProof/>
          <w:position w:val="-32"/>
        </w:rPr>
        <w:object w:dxaOrig="2079" w:dyaOrig="660">
          <v:shape id="_x0000_i1036" type="#_x0000_t75" style="width:104.4pt;height:32.9pt" o:ole="">
            <v:imagedata r:id="rId53" o:title=""/>
          </v:shape>
          <o:OLEObject Type="Embed" ProgID="Equation.DSMT4" ShapeID="_x0000_i1036" DrawAspect="Content" ObjectID="_1570627251" r:id="rId54"/>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12</w:instrText>
        </w:r>
      </w:fldSimple>
      <w:r>
        <w:instrText>)</w:instrText>
      </w:r>
      <w:r>
        <w:fldChar w:fldCharType="end"/>
      </w:r>
    </w:p>
    <w:p w:rsidR="00EB1F1E" w:rsidRDefault="00EB1F1E" w:rsidP="00EB1F1E"/>
    <w:p w:rsidR="00EB1F1E" w:rsidRPr="006C408C" w:rsidRDefault="00EB1F1E" w:rsidP="00EB1F1E">
      <w:r>
        <w:t xml:space="preserve">Solving </w:t>
      </w:r>
      <w:r w:rsidR="006C408C">
        <w:sym w:font="Symbol" w:char="F078"/>
      </w:r>
      <w:r w:rsidR="006C408C">
        <w:rPr>
          <w:vertAlign w:val="subscript"/>
        </w:rPr>
        <w:t>0t</w:t>
      </w:r>
      <w:r w:rsidR="006C408C">
        <w:t xml:space="preserve"> yields:</w:t>
      </w:r>
    </w:p>
    <w:p w:rsidR="007C17D1" w:rsidRDefault="007C17D1" w:rsidP="003B7665">
      <w:pPr>
        <w:pStyle w:val="HdWequationline"/>
      </w:pPr>
    </w:p>
    <w:p w:rsidR="003B7665" w:rsidRDefault="003B7665" w:rsidP="003B7665">
      <w:pPr>
        <w:pStyle w:val="HdWequationline"/>
      </w:pPr>
      <w:r>
        <w:tab/>
      </w:r>
      <w:r w:rsidR="009075D5" w:rsidRPr="00A2706D">
        <w:rPr>
          <w:noProof/>
          <w:position w:val="-6"/>
        </w:rPr>
        <w:object w:dxaOrig="1200" w:dyaOrig="320">
          <v:shape id="_x0000_i1037" type="#_x0000_t75" style="width:59.65pt;height:16.45pt" o:ole="">
            <v:imagedata r:id="rId55" o:title=""/>
          </v:shape>
          <o:OLEObject Type="Embed" ProgID="Equation.DSMT4" ShapeID="_x0000_i1037" DrawAspect="Content" ObjectID="_1570627252" r:id="rId56"/>
        </w:object>
      </w:r>
      <w:r>
        <w:tab/>
      </w:r>
      <w:r>
        <w:fldChar w:fldCharType="begin"/>
      </w:r>
      <w:r>
        <w:instrText xml:space="preserve"> MACROBUTTON MTPlaceRef \* MERGEFORMAT </w:instrText>
      </w:r>
      <w:fldSimple w:instr=" SEQ MTEqn \h \* MERGEFORMAT "/>
      <w:bookmarkStart w:id="279" w:name="ZEqnNum433335"/>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13</w:instrText>
        </w:r>
      </w:fldSimple>
      <w:r>
        <w:instrText>)</w:instrText>
      </w:r>
      <w:bookmarkEnd w:id="279"/>
      <w:r>
        <w:fldChar w:fldCharType="end"/>
      </w:r>
    </w:p>
    <w:p w:rsidR="00BB66E3" w:rsidRDefault="00BB66E3" w:rsidP="00BB66E3"/>
    <w:p w:rsidR="00BB66E3" w:rsidRPr="00A373F3" w:rsidRDefault="00BB66E3" w:rsidP="00BB66E3">
      <w:pPr>
        <w:pStyle w:val="HdWtussenkopje"/>
      </w:pPr>
      <w:r>
        <w:t>The b</w:t>
      </w:r>
      <w:r w:rsidRPr="00A373F3">
        <w:t>reaker parameter</w:t>
      </w:r>
    </w:p>
    <w:p w:rsidR="00BB66E3" w:rsidRDefault="00BB66E3" w:rsidP="00BB66E3">
      <w:pPr>
        <w:pStyle w:val="HdWequationline"/>
      </w:pPr>
      <w:r w:rsidRPr="00A373F3">
        <w:tab/>
      </w:r>
      <w:r w:rsidR="009075D5" w:rsidRPr="004E195C">
        <w:rPr>
          <w:noProof/>
          <w:position w:val="-32"/>
        </w:rPr>
        <w:object w:dxaOrig="980" w:dyaOrig="660">
          <v:shape id="_x0000_i1038" type="#_x0000_t75" style="width:48.35pt;height:32.9pt" o:ole="">
            <v:imagedata r:id="rId57" o:title=""/>
          </v:shape>
          <o:OLEObject Type="Embed" ProgID="Equation.DSMT4" ShapeID="_x0000_i1038" DrawAspect="Content" ObjectID="_1570627253" r:id="rId58"/>
        </w:object>
      </w:r>
      <w:r w:rsidRPr="000A5748">
        <w:tab/>
      </w:r>
      <w:r>
        <w:t>[</w:t>
      </w:r>
      <w:proofErr w:type="spellStart"/>
      <w:r>
        <w:t>FDEqn</w:t>
      </w:r>
      <w:proofErr w:type="spellEnd"/>
      <w:r>
        <w:t xml:space="preserve"> 5.1]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14</w:instrText>
        </w:r>
      </w:fldSimple>
      <w:r>
        <w:instrText>)</w:instrText>
      </w:r>
      <w:r>
        <w:fldChar w:fldCharType="end"/>
      </w:r>
    </w:p>
    <w:p w:rsidR="00BB66E3" w:rsidRDefault="00BB66E3" w:rsidP="00BB66E3"/>
    <w:p w:rsidR="00347C5E" w:rsidRDefault="00BB66E3" w:rsidP="00BB66E3">
      <w:r>
        <w:t>Substituting</w:t>
      </w:r>
      <w:r w:rsidR="00347C5E">
        <w:t xml:space="preserve"> </w:t>
      </w:r>
    </w:p>
    <w:p w:rsidR="00656CD3" w:rsidRDefault="00656CD3" w:rsidP="00656CD3">
      <w:pPr>
        <w:pStyle w:val="ListNumber"/>
        <w:numPr>
          <w:ilvl w:val="0"/>
          <w:numId w:val="0"/>
        </w:numPr>
        <w:ind w:left="510" w:hanging="510"/>
      </w:pPr>
    </w:p>
    <w:p w:rsidR="00656CD3" w:rsidRDefault="00656CD3" w:rsidP="00656CD3">
      <w:pPr>
        <w:pStyle w:val="HdWequationline"/>
      </w:pPr>
      <w:r>
        <w:tab/>
      </w:r>
      <w:r w:rsidR="009075D5" w:rsidRPr="00583D2E">
        <w:rPr>
          <w:noProof/>
          <w:position w:val="-28"/>
        </w:rPr>
        <w:object w:dxaOrig="880" w:dyaOrig="639">
          <v:shape id="_x0000_i1039" type="#_x0000_t75" style="width:43.7pt;height:30.35pt" o:ole="">
            <v:imagedata r:id="rId59" o:title=""/>
          </v:shape>
          <o:OLEObject Type="Embed" ProgID="Equation.DSMT4" ShapeID="_x0000_i1039" DrawAspect="Content" ObjectID="_1570627254" r:id="rId60"/>
        </w:object>
      </w:r>
      <w:r>
        <w:t xml:space="preserve"> </w:t>
      </w:r>
      <w:r>
        <w:tab/>
        <w:t>[</w:t>
      </w:r>
      <w:proofErr w:type="spellStart"/>
      <w:r>
        <w:t>FDEqn</w:t>
      </w:r>
      <w:proofErr w:type="spellEnd"/>
      <w:r>
        <w:t xml:space="preserve"> 6.3]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15</w:instrText>
        </w:r>
      </w:fldSimple>
      <w:r>
        <w:instrText>)</w:instrText>
      </w:r>
      <w:r>
        <w:fldChar w:fldCharType="end"/>
      </w:r>
    </w:p>
    <w:p w:rsidR="00BB66E3" w:rsidRPr="00BB66E3" w:rsidRDefault="00A726F3" w:rsidP="00BB66E3">
      <w:proofErr w:type="gramStart"/>
      <w:r>
        <w:t>and</w:t>
      </w:r>
      <w:proofErr w:type="gramEnd"/>
    </w:p>
    <w:p w:rsidR="00656CD3" w:rsidRDefault="00656CD3" w:rsidP="00656CD3">
      <w:pPr>
        <w:pStyle w:val="HdWequationline"/>
      </w:pPr>
      <w:r>
        <w:tab/>
      </w:r>
      <w:r w:rsidR="009075D5" w:rsidRPr="003821F3">
        <w:rPr>
          <w:noProof/>
          <w:position w:val="-22"/>
        </w:rPr>
        <w:object w:dxaOrig="1240" w:dyaOrig="560">
          <v:shape id="_x0000_i1040" type="#_x0000_t75" style="width:62.25pt;height:28.3pt" o:ole="">
            <v:imagedata r:id="rId61" o:title=""/>
          </v:shape>
          <o:OLEObject Type="Embed" ProgID="Equation.DSMT4" ShapeID="_x0000_i1040" DrawAspect="Content" ObjectID="_1570627255" r:id="rId62"/>
        </w:object>
      </w:r>
      <w:r>
        <w:t xml:space="preserve"> </w:t>
      </w:r>
      <w:r>
        <w:tab/>
        <w:t>[</w:t>
      </w:r>
      <w:proofErr w:type="spellStart"/>
      <w:r>
        <w:t>FDEqn</w:t>
      </w:r>
      <w:proofErr w:type="spellEnd"/>
      <w:r>
        <w:t xml:space="preserve"> 6.2]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16</w:instrText>
        </w:r>
      </w:fldSimple>
      <w:r>
        <w:instrText>)</w:instrText>
      </w:r>
      <w:r>
        <w:fldChar w:fldCharType="end"/>
      </w:r>
    </w:p>
    <w:p w:rsidR="00656CD3" w:rsidRDefault="00656CD3" w:rsidP="00656CD3"/>
    <w:p w:rsidR="00BB66E3" w:rsidRDefault="00BB66E3" w:rsidP="00656CD3">
      <w:proofErr w:type="gramStart"/>
      <w:r>
        <w:t>yields</w:t>
      </w:r>
      <w:proofErr w:type="gramEnd"/>
    </w:p>
    <w:p w:rsidR="00347C5E" w:rsidRPr="006D0E8E" w:rsidRDefault="00347C5E" w:rsidP="00347C5E"/>
    <w:p w:rsidR="00656CD3" w:rsidRDefault="00656CD3" w:rsidP="00656CD3">
      <w:pPr>
        <w:pStyle w:val="HdWequationline"/>
      </w:pPr>
      <w:r w:rsidRPr="00A373F3">
        <w:lastRenderedPageBreak/>
        <w:tab/>
      </w:r>
      <w:r w:rsidR="009075D5" w:rsidRPr="00BB66E3">
        <w:rPr>
          <w:noProof/>
          <w:position w:val="-82"/>
        </w:rPr>
        <w:object w:dxaOrig="2760" w:dyaOrig="1219">
          <v:shape id="_x0000_i1041" type="#_x0000_t75" style="width:136.8pt;height:61.2pt" o:ole="">
            <v:imagedata r:id="rId63" o:title=""/>
          </v:shape>
          <o:OLEObject Type="Embed" ProgID="Equation.DSMT4" ShapeID="_x0000_i1041" DrawAspect="Content" ObjectID="_1570627256" r:id="rId64"/>
        </w:objec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17</w:instrText>
        </w:r>
      </w:fldSimple>
      <w:r>
        <w:instrText>)</w:instrText>
      </w:r>
      <w:r>
        <w:fldChar w:fldCharType="end"/>
      </w:r>
    </w:p>
    <w:p w:rsidR="00347C5E" w:rsidRDefault="00347C5E" w:rsidP="00347C5E"/>
    <w:p w:rsidR="003B7665" w:rsidRPr="006D0E8E" w:rsidRDefault="003B7665" w:rsidP="003B7665">
      <w:pPr>
        <w:pStyle w:val="HdWtussenkopje"/>
      </w:pPr>
      <w:r>
        <w:t>T</w:t>
      </w:r>
      <w:r w:rsidRPr="00A373F3">
        <w:t xml:space="preserve">he influence factor for </w:t>
      </w:r>
      <w:r>
        <w:t>roughness</w:t>
      </w:r>
    </w:p>
    <w:p w:rsidR="00BB66E3" w:rsidRDefault="00BB66E3" w:rsidP="00BB66E3">
      <w:r w:rsidRPr="00A373F3">
        <w:t xml:space="preserve">Adjust the influence factor for </w:t>
      </w:r>
      <w:r>
        <w:t xml:space="preserve">roughness for </w:t>
      </w:r>
      <w:r w:rsidRPr="00A373F3">
        <w:t>large breaker parameter values</w:t>
      </w:r>
      <w:r>
        <w:t>.</w:t>
      </w:r>
    </w:p>
    <w:p w:rsidR="00BB66E3" w:rsidRDefault="00BB66E3" w:rsidP="00BB66E3">
      <w:pPr>
        <w:pStyle w:val="HdWequationline"/>
      </w:pPr>
      <w:r w:rsidRPr="00A373F3">
        <w:tab/>
      </w:r>
      <w:r w:rsidR="009075D5" w:rsidRPr="001970A1">
        <w:rPr>
          <w:noProof/>
          <w:position w:val="-50"/>
        </w:rPr>
        <w:object w:dxaOrig="4680" w:dyaOrig="1120">
          <v:shape id="_x0000_i1042" type="#_x0000_t75" style="width:234.5pt;height:56.55pt" o:ole="">
            <v:imagedata r:id="rId65" o:title=""/>
          </v:shape>
          <o:OLEObject Type="Embed" ProgID="Equation.DSMT4" ShapeID="_x0000_i1042" DrawAspect="Content" ObjectID="_1570627257" r:id="rId66"/>
        </w:object>
      </w:r>
      <w:r>
        <w:t xml:space="preserve"> </w:t>
      </w:r>
      <w:r>
        <w:tab/>
        <w:t>[</w:t>
      </w:r>
      <w:proofErr w:type="spellStart"/>
      <w:r>
        <w:t>FDEqn</w:t>
      </w:r>
      <w:proofErr w:type="spellEnd"/>
      <w:r>
        <w:t xml:space="preserve"> 5.20]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18</w:instrText>
        </w:r>
      </w:fldSimple>
      <w:r>
        <w:instrText>)</w:instrText>
      </w:r>
      <w:r>
        <w:fldChar w:fldCharType="end"/>
      </w:r>
    </w:p>
    <w:p w:rsidR="003B7665" w:rsidRDefault="003B7665" w:rsidP="003B7665">
      <w:r>
        <w:t>Substituting constants yields</w:t>
      </w:r>
    </w:p>
    <w:p w:rsidR="003B7665" w:rsidRPr="003B7665" w:rsidRDefault="003B7665" w:rsidP="003B7665"/>
    <w:p w:rsidR="00BB66E3" w:rsidRDefault="00BB66E3" w:rsidP="00BB66E3">
      <w:pPr>
        <w:pStyle w:val="HdWequationline"/>
      </w:pPr>
      <w:r w:rsidRPr="00A373F3">
        <w:tab/>
      </w:r>
      <w:r w:rsidR="009075D5" w:rsidRPr="00DF0522">
        <w:rPr>
          <w:noProof/>
          <w:position w:val="-44"/>
        </w:rPr>
        <w:object w:dxaOrig="5100" w:dyaOrig="999">
          <v:shape id="_x0000_i1043" type="#_x0000_t75" style="width:255.6pt;height:49.9pt" o:ole="">
            <v:imagedata r:id="rId67" o:title=""/>
          </v:shape>
          <o:OLEObject Type="Embed" ProgID="Equation.DSMT4" ShapeID="_x0000_i1043" DrawAspect="Content" ObjectID="_1570627258" r:id="rId68"/>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19</w:instrText>
        </w:r>
      </w:fldSimple>
      <w:r>
        <w:instrText>)</w:instrText>
      </w:r>
      <w:r>
        <w:fldChar w:fldCharType="end"/>
      </w:r>
    </w:p>
    <w:p w:rsidR="00BB66E3" w:rsidRDefault="00BB66E3" w:rsidP="00BB66E3"/>
    <w:p w:rsidR="003B7665" w:rsidRDefault="003B7665" w:rsidP="003B7665">
      <w:pPr>
        <w:pStyle w:val="HdWtussenkopje"/>
      </w:pPr>
      <w:r>
        <w:t>Effect of oblique wave attack</w:t>
      </w:r>
    </w:p>
    <w:p w:rsidR="006C408C" w:rsidRDefault="006C408C" w:rsidP="006C408C">
      <w:r>
        <w:t>In this test series</w:t>
      </w:r>
    </w:p>
    <w:p w:rsidR="006C408C" w:rsidRDefault="006C408C" w:rsidP="006C408C"/>
    <w:p w:rsidR="006C408C" w:rsidRDefault="006C408C" w:rsidP="006C408C">
      <w:pPr>
        <w:pStyle w:val="HdWequationline"/>
      </w:pPr>
      <w:r w:rsidRPr="00A373F3">
        <w:tab/>
      </w:r>
      <w:r w:rsidR="009075D5" w:rsidRPr="006C408C">
        <w:rPr>
          <w:noProof/>
          <w:position w:val="-10"/>
        </w:rPr>
        <w:object w:dxaOrig="680" w:dyaOrig="300">
          <v:shape id="_x0000_i1044" type="#_x0000_t75" style="width:33.95pt;height:14.9pt" o:ole="">
            <v:imagedata r:id="rId69" o:title=""/>
          </v:shape>
          <o:OLEObject Type="Embed" ProgID="Equation.DSMT4" ShapeID="_x0000_i1044" DrawAspect="Content" ObjectID="_1570627259" r:id="rId70"/>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20</w:instrText>
        </w:r>
      </w:fldSimple>
      <w:r>
        <w:instrText>)</w:instrText>
      </w:r>
      <w:r>
        <w:fldChar w:fldCharType="end"/>
      </w:r>
    </w:p>
    <w:p w:rsidR="006C408C" w:rsidRDefault="006C408C" w:rsidP="006C408C"/>
    <w:p w:rsidR="006C408C" w:rsidRDefault="006C408C" w:rsidP="006C408C">
      <w:r>
        <w:t>Therefore, the following functions apply:</w:t>
      </w:r>
    </w:p>
    <w:p w:rsidR="006C408C" w:rsidRPr="006C408C" w:rsidRDefault="006C408C" w:rsidP="006C408C"/>
    <w:p w:rsidR="003B7665" w:rsidRDefault="003B7665" w:rsidP="003B7665">
      <w:r>
        <w:t xml:space="preserve">For wave </w:t>
      </w:r>
      <w:proofErr w:type="spellStart"/>
      <w:r>
        <w:t>runup</w:t>
      </w:r>
      <w:proofErr w:type="spellEnd"/>
    </w:p>
    <w:p w:rsidR="003B7665" w:rsidRDefault="003B7665" w:rsidP="003B7665"/>
    <w:p w:rsidR="003B7665" w:rsidRDefault="003B7665" w:rsidP="003B7665">
      <w:pPr>
        <w:pStyle w:val="HdWequationline"/>
      </w:pPr>
      <w:r w:rsidRPr="00A373F3">
        <w:tab/>
      </w:r>
      <w:r w:rsidR="009075D5" w:rsidRPr="0034222E">
        <w:rPr>
          <w:noProof/>
          <w:position w:val="-14"/>
        </w:rPr>
        <w:object w:dxaOrig="2560" w:dyaOrig="360">
          <v:shape id="_x0000_i1045" type="#_x0000_t75" style="width:128.55pt;height:18pt" o:ole="">
            <v:imagedata r:id="rId71" o:title=""/>
          </v:shape>
          <o:OLEObject Type="Embed" ProgID="Equation.DSMT4" ShapeID="_x0000_i1045" DrawAspect="Content" ObjectID="_1570627260" r:id="rId72"/>
        </w:object>
      </w:r>
      <w:r>
        <w:tab/>
        <w:t>[</w:t>
      </w:r>
      <w:proofErr w:type="spellStart"/>
      <w:r>
        <w:t>FDEqn</w:t>
      </w:r>
      <w:proofErr w:type="spellEnd"/>
      <w:r>
        <w:t xml:space="preserve"> 5.12]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21</w:instrText>
        </w:r>
      </w:fldSimple>
      <w:r>
        <w:instrText>)</w:instrText>
      </w:r>
      <w:r>
        <w:fldChar w:fldCharType="end"/>
      </w:r>
    </w:p>
    <w:p w:rsidR="006C408C" w:rsidRDefault="006C408C" w:rsidP="006C408C">
      <w:pPr>
        <w:pStyle w:val="HdWequationline"/>
      </w:pPr>
      <w:r w:rsidRPr="00A373F3">
        <w:tab/>
      </w:r>
      <w:r w:rsidR="009075D5" w:rsidRPr="0034222E">
        <w:rPr>
          <w:noProof/>
          <w:position w:val="-14"/>
        </w:rPr>
        <w:object w:dxaOrig="1740" w:dyaOrig="360">
          <v:shape id="_x0000_i1046" type="#_x0000_t75" style="width:87.45pt;height:18pt" o:ole="">
            <v:imagedata r:id="rId73" o:title=""/>
          </v:shape>
          <o:OLEObject Type="Embed" ProgID="Equation.DSMT4" ShapeID="_x0000_i1046" DrawAspect="Content" ObjectID="_1570627261" r:id="rId74"/>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22</w:instrText>
        </w:r>
      </w:fldSimple>
      <w:r>
        <w:instrText>)</w:instrText>
      </w:r>
      <w:r>
        <w:fldChar w:fldCharType="end"/>
      </w:r>
    </w:p>
    <w:p w:rsidR="003B7665" w:rsidRDefault="003B7665" w:rsidP="00BB66E3"/>
    <w:p w:rsidR="003B7665" w:rsidRDefault="003B7665" w:rsidP="00BB66E3">
      <w:r>
        <w:t>For wave overtopping discharge</w:t>
      </w:r>
    </w:p>
    <w:p w:rsidR="003B7665" w:rsidRDefault="003B7665" w:rsidP="00BB66E3"/>
    <w:p w:rsidR="003B7665" w:rsidRDefault="003B7665" w:rsidP="003B7665">
      <w:pPr>
        <w:pStyle w:val="HdWequationline"/>
      </w:pPr>
      <w:r w:rsidRPr="00A373F3">
        <w:tab/>
      </w:r>
      <w:r w:rsidR="009075D5" w:rsidRPr="0034222E">
        <w:rPr>
          <w:noProof/>
          <w:position w:val="-14"/>
        </w:rPr>
        <w:object w:dxaOrig="2560" w:dyaOrig="360">
          <v:shape id="_x0000_i1047" type="#_x0000_t75" style="width:128.55pt;height:18pt" o:ole="">
            <v:imagedata r:id="rId75" o:title=""/>
          </v:shape>
          <o:OLEObject Type="Embed" ProgID="Equation.DSMT4" ShapeID="_x0000_i1047" DrawAspect="Content" ObjectID="_1570627262" r:id="rId76"/>
        </w:object>
      </w:r>
      <w:r>
        <w:t xml:space="preserve"> </w:t>
      </w:r>
      <w:r>
        <w:tab/>
        <w:t>[</w:t>
      </w:r>
      <w:proofErr w:type="spellStart"/>
      <w:r>
        <w:t>FDEqn</w:t>
      </w:r>
      <w:proofErr w:type="spellEnd"/>
      <w:r>
        <w:t xml:space="preserve"> 5.13]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23</w:instrText>
        </w:r>
      </w:fldSimple>
      <w:r>
        <w:instrText>)</w:instrText>
      </w:r>
      <w:r>
        <w:fldChar w:fldCharType="end"/>
      </w:r>
    </w:p>
    <w:p w:rsidR="006C408C" w:rsidRDefault="006C408C" w:rsidP="006C408C">
      <w:pPr>
        <w:pStyle w:val="HdWequationline"/>
      </w:pPr>
      <w:r w:rsidRPr="00A373F3">
        <w:tab/>
      </w:r>
      <w:r w:rsidR="009075D5" w:rsidRPr="0034222E">
        <w:rPr>
          <w:noProof/>
          <w:position w:val="-14"/>
        </w:rPr>
        <w:object w:dxaOrig="1760" w:dyaOrig="360">
          <v:shape id="_x0000_i1048" type="#_x0000_t75" style="width:88.45pt;height:18pt" o:ole="">
            <v:imagedata r:id="rId77" o:title=""/>
          </v:shape>
          <o:OLEObject Type="Embed" ProgID="Equation.DSMT4" ShapeID="_x0000_i1048" DrawAspect="Content" ObjectID="_1570627263" r:id="rId78"/>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24</w:instrText>
        </w:r>
      </w:fldSimple>
      <w:r>
        <w:instrText>)</w:instrText>
      </w:r>
      <w:r>
        <w:fldChar w:fldCharType="end"/>
      </w:r>
    </w:p>
    <w:p w:rsidR="003B7665" w:rsidRPr="00BB66E3" w:rsidRDefault="003B7665" w:rsidP="00BB66E3"/>
    <w:p w:rsidR="00BB66E3" w:rsidRDefault="00BB66E3" w:rsidP="00BB66E3">
      <w:pPr>
        <w:pStyle w:val="Heading3"/>
      </w:pPr>
      <w:bookmarkStart w:id="280" w:name="_Toc496599833"/>
      <w:r>
        <w:t xml:space="preserve">Wave </w:t>
      </w:r>
      <w:proofErr w:type="spellStart"/>
      <w:r>
        <w:t>runup</w:t>
      </w:r>
      <w:bookmarkEnd w:id="280"/>
      <w:proofErr w:type="spellEnd"/>
      <w:r>
        <w:t xml:space="preserve"> </w:t>
      </w:r>
    </w:p>
    <w:p w:rsidR="00347C5E" w:rsidRDefault="00347C5E" w:rsidP="003B7665">
      <w:pPr>
        <w:pStyle w:val="ListNumber"/>
        <w:keepNext/>
        <w:numPr>
          <w:ilvl w:val="0"/>
          <w:numId w:val="0"/>
        </w:numPr>
        <w:ind w:left="510" w:hanging="510"/>
      </w:pPr>
    </w:p>
    <w:p w:rsidR="00347C5E" w:rsidRPr="00A373F3" w:rsidRDefault="00347C5E" w:rsidP="00BB66E3">
      <w:pPr>
        <w:pStyle w:val="ListNumber"/>
        <w:numPr>
          <w:ilvl w:val="0"/>
          <w:numId w:val="0"/>
        </w:numPr>
      </w:pPr>
      <w:r w:rsidRPr="00A373F3">
        <w:t>For small breaker parameter calculate the 2% wave run-up for breaking waves, otherwise calculate 2% wave run-up for non-breaking waves:</w:t>
      </w:r>
    </w:p>
    <w:p w:rsidR="00347C5E" w:rsidRPr="00A373F3" w:rsidRDefault="00347C5E" w:rsidP="00347C5E">
      <w:pPr>
        <w:pStyle w:val="ListNumber"/>
        <w:numPr>
          <w:ilvl w:val="0"/>
          <w:numId w:val="0"/>
        </w:numPr>
        <w:ind w:left="510" w:hanging="510"/>
      </w:pPr>
      <w:r w:rsidRPr="00A373F3">
        <w:t xml:space="preserve"> </w:t>
      </w:r>
    </w:p>
    <w:p w:rsidR="00347C5E" w:rsidRDefault="00347C5E" w:rsidP="00347C5E">
      <w:pPr>
        <w:pStyle w:val="HdWequationline"/>
      </w:pPr>
      <w:r w:rsidRPr="00A373F3">
        <w:tab/>
      </w:r>
      <w:r w:rsidR="009075D5" w:rsidRPr="00B4138E">
        <w:rPr>
          <w:noProof/>
          <w:position w:val="-92"/>
        </w:rPr>
        <w:object w:dxaOrig="4840" w:dyaOrig="1500">
          <v:shape id="_x0000_i1049" type="#_x0000_t75" style="width:241.7pt;height:76.1pt" o:ole="">
            <v:imagedata r:id="rId79" o:title=""/>
          </v:shape>
          <o:OLEObject Type="Embed" ProgID="Equation.DSMT4" ShapeID="_x0000_i1049" DrawAspect="Content" ObjectID="_1570627264" r:id="rId80"/>
        </w:object>
      </w:r>
      <w:r>
        <w:tab/>
      </w:r>
      <w:r w:rsidR="008668DB">
        <w:t>[</w:t>
      </w:r>
      <w:proofErr w:type="spellStart"/>
      <w:r w:rsidR="00FC32CC">
        <w:t>FDEqn</w:t>
      </w:r>
      <w:proofErr w:type="spellEnd"/>
      <w:r w:rsidR="00FC32CC">
        <w:t xml:space="preserve"> </w:t>
      </w:r>
      <w:r w:rsidR="008668DB">
        <w:t xml:space="preserve">5.2]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25</w:instrText>
        </w:r>
      </w:fldSimple>
      <w:r>
        <w:instrText>)</w:instrText>
      </w:r>
      <w:r>
        <w:fldChar w:fldCharType="end"/>
      </w:r>
    </w:p>
    <w:p w:rsidR="00CE20F2" w:rsidRDefault="00CE20F2" w:rsidP="00347C5E"/>
    <w:p w:rsidR="00CE20F2" w:rsidRDefault="00CE20F2" w:rsidP="00CE20F2">
      <w:pPr>
        <w:pStyle w:val="HdWequationline"/>
      </w:pPr>
      <w:r w:rsidRPr="00A373F3">
        <w:tab/>
      </w:r>
      <w:r w:rsidR="009075D5" w:rsidRPr="00B4138E">
        <w:rPr>
          <w:noProof/>
          <w:position w:val="-92"/>
        </w:rPr>
        <w:object w:dxaOrig="4980" w:dyaOrig="1460">
          <v:shape id="_x0000_i1050" type="#_x0000_t75" style="width:248.9pt;height:74.05pt" o:ole="">
            <v:imagedata r:id="rId81" o:title=""/>
          </v:shape>
          <o:OLEObject Type="Embed" ProgID="Equation.DSMT4" ShapeID="_x0000_i1050" DrawAspect="Content" ObjectID="_1570627265" r:id="rId82"/>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26</w:instrText>
        </w:r>
      </w:fldSimple>
      <w:r>
        <w:instrText>)</w:instrText>
      </w:r>
      <w:r>
        <w:fldChar w:fldCharType="end"/>
      </w:r>
    </w:p>
    <w:p w:rsidR="00347C5E" w:rsidRDefault="009C77BC" w:rsidP="009C77BC">
      <w:pPr>
        <w:pStyle w:val="Heading3"/>
      </w:pPr>
      <w:bookmarkStart w:id="281" w:name="_Toc496599834"/>
      <w:r>
        <w:t>W</w:t>
      </w:r>
      <w:r w:rsidR="00347C5E">
        <w:t>ave overtopping discharge</w:t>
      </w:r>
      <w:bookmarkEnd w:id="281"/>
    </w:p>
    <w:p w:rsidR="00347C5E" w:rsidRDefault="00347C5E" w:rsidP="00231219">
      <w:pPr>
        <w:keepNext/>
      </w:pPr>
    </w:p>
    <w:p w:rsidR="00347C5E" w:rsidRPr="00A373F3" w:rsidRDefault="007C17D1" w:rsidP="007C17D1">
      <w:pPr>
        <w:pStyle w:val="ListNumber"/>
        <w:numPr>
          <w:ilvl w:val="0"/>
          <w:numId w:val="0"/>
        </w:numPr>
      </w:pPr>
      <w:r>
        <w:t>T</w:t>
      </w:r>
      <w:r w:rsidR="00347C5E" w:rsidRPr="00A373F3">
        <w:t>he dimensionless overtopping discharge for breaking waves:</w:t>
      </w:r>
    </w:p>
    <w:p w:rsidR="00347C5E" w:rsidRPr="00A373F3" w:rsidRDefault="00347C5E" w:rsidP="00347C5E">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4340" w:dyaOrig="740">
          <v:shape id="_x0000_i1051" type="#_x0000_t75" style="width:217.55pt;height:37.05pt" o:ole="">
            <v:imagedata r:id="rId83" o:title=""/>
          </v:shape>
          <o:OLEObject Type="Embed" ProgID="Equation.DSMT4" ShapeID="_x0000_i1051" DrawAspect="Content" ObjectID="_1570627266" r:id="rId84"/>
        </w:object>
      </w:r>
      <w:r>
        <w:t xml:space="preserve"> </w:t>
      </w:r>
      <w:r>
        <w:tab/>
      </w:r>
      <w:r w:rsidR="008668DB">
        <w:t>[</w:t>
      </w:r>
      <w:proofErr w:type="spellStart"/>
      <w:r w:rsidR="00FC32CC">
        <w:t>FDEqn</w:t>
      </w:r>
      <w:proofErr w:type="spellEnd"/>
      <w:r w:rsidR="00FC32CC">
        <w:t xml:space="preserve"> </w:t>
      </w:r>
      <w:r w:rsidR="008668DB">
        <w:t xml:space="preserve">5.41]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27</w:instrText>
        </w:r>
      </w:fldSimple>
      <w:r>
        <w:instrText>)</w:instrText>
      </w:r>
      <w:r>
        <w:fldChar w:fldCharType="end"/>
      </w:r>
    </w:p>
    <w:p w:rsidR="00347C5E" w:rsidRDefault="00347C5E" w:rsidP="00347C5E">
      <w:pPr>
        <w:pStyle w:val="ListNumber"/>
        <w:numPr>
          <w:ilvl w:val="0"/>
          <w:numId w:val="0"/>
        </w:numPr>
        <w:ind w:left="510" w:hanging="510"/>
      </w:pPr>
    </w:p>
    <w:p w:rsidR="00CE20F2" w:rsidRDefault="00CE20F2" w:rsidP="00CE20F2">
      <w:pPr>
        <w:pStyle w:val="HdWequationline"/>
      </w:pPr>
      <w:r w:rsidRPr="00A373F3">
        <w:tab/>
      </w:r>
      <w:r w:rsidR="009075D5" w:rsidRPr="0006268C">
        <w:rPr>
          <w:noProof/>
          <w:position w:val="-32"/>
        </w:rPr>
        <w:object w:dxaOrig="4340" w:dyaOrig="740">
          <v:shape id="_x0000_i1052" type="#_x0000_t75" style="width:217.55pt;height:37.05pt" o:ole="">
            <v:imagedata r:id="rId85" o:title=""/>
          </v:shape>
          <o:OLEObject Type="Embed" ProgID="Equation.DSMT4" ShapeID="_x0000_i1052" DrawAspect="Content" ObjectID="_1570627267" r:id="rId86"/>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28</w:instrText>
        </w:r>
      </w:fldSimple>
      <w:r>
        <w:instrText>)</w:instrText>
      </w:r>
      <w:r>
        <w:fldChar w:fldCharType="end"/>
      </w:r>
    </w:p>
    <w:p w:rsidR="00CE20F2" w:rsidRPr="00CE20F2" w:rsidRDefault="00CE20F2" w:rsidP="00CE20F2"/>
    <w:p w:rsidR="00347C5E" w:rsidRDefault="007C17D1" w:rsidP="007C17D1">
      <w:pPr>
        <w:pStyle w:val="ListNumber"/>
        <w:numPr>
          <w:ilvl w:val="0"/>
          <w:numId w:val="0"/>
        </w:numPr>
      </w:pPr>
      <w:r>
        <w:t>T</w:t>
      </w:r>
      <w:r w:rsidR="00347C5E" w:rsidRPr="00A373F3">
        <w:t>he dimensionless overtopping discharge for non-breaking waves:</w:t>
      </w:r>
    </w:p>
    <w:p w:rsidR="00CE20F2" w:rsidRPr="00A373F3" w:rsidRDefault="00CE20F2" w:rsidP="00CE20F2">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2980" w:dyaOrig="740">
          <v:shape id="_x0000_i1053" type="#_x0000_t75" style="width:149.15pt;height:37.05pt" o:ole="">
            <v:imagedata r:id="rId87" o:title=""/>
          </v:shape>
          <o:OLEObject Type="Embed" ProgID="Equation.DSMT4" ShapeID="_x0000_i1053" DrawAspect="Content" ObjectID="_1570627268" r:id="rId88"/>
        </w:object>
      </w:r>
      <w:r>
        <w:t xml:space="preserve"> </w:t>
      </w:r>
      <w:r>
        <w:tab/>
      </w:r>
      <w:r w:rsidR="008668DB">
        <w:t>[</w:t>
      </w:r>
      <w:proofErr w:type="spellStart"/>
      <w:r w:rsidR="00FC32CC">
        <w:t>FDEqn</w:t>
      </w:r>
      <w:proofErr w:type="spellEnd"/>
      <w:r w:rsidR="00FC32CC">
        <w:t xml:space="preserve"> </w:t>
      </w:r>
      <w:r w:rsidR="008668DB">
        <w:t xml:space="preserve">5.42]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29</w:instrText>
        </w:r>
      </w:fldSimple>
      <w:r>
        <w:instrText>)</w:instrText>
      </w:r>
      <w:r>
        <w:fldChar w:fldCharType="end"/>
      </w:r>
    </w:p>
    <w:p w:rsidR="00CE20F2" w:rsidRDefault="00CE20F2" w:rsidP="00CE20F2">
      <w:pPr>
        <w:pStyle w:val="HdWequationline"/>
      </w:pPr>
      <w:r w:rsidRPr="00A373F3">
        <w:tab/>
      </w:r>
      <w:r w:rsidR="009075D5" w:rsidRPr="0006268C">
        <w:rPr>
          <w:noProof/>
          <w:position w:val="-32"/>
        </w:rPr>
        <w:object w:dxaOrig="3360" w:dyaOrig="740">
          <v:shape id="_x0000_i1054" type="#_x0000_t75" style="width:168.7pt;height:37.05pt" o:ole="">
            <v:imagedata r:id="rId89" o:title=""/>
          </v:shape>
          <o:OLEObject Type="Embed" ProgID="Equation.DSMT4" ShapeID="_x0000_i1054" DrawAspect="Content" ObjectID="_1570627269" r:id="rId90"/>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30</w:instrText>
        </w:r>
      </w:fldSimple>
      <w:r>
        <w:instrText>)</w:instrText>
      </w:r>
      <w:r>
        <w:fldChar w:fldCharType="end"/>
      </w:r>
    </w:p>
    <w:p w:rsidR="00347C5E" w:rsidRDefault="00347C5E" w:rsidP="00347C5E"/>
    <w:p w:rsidR="00347C5E" w:rsidRDefault="007C17D1" w:rsidP="007C17D1">
      <w:pPr>
        <w:pStyle w:val="ListNumber"/>
        <w:numPr>
          <w:ilvl w:val="0"/>
          <w:numId w:val="0"/>
        </w:numPr>
      </w:pPr>
      <w:r>
        <w:t>T</w:t>
      </w:r>
      <w:r w:rsidR="00347C5E">
        <w:t>he overtopping discharge:</w:t>
      </w:r>
    </w:p>
    <w:p w:rsidR="00347C5E" w:rsidRDefault="00347C5E" w:rsidP="00347C5E">
      <w:pPr>
        <w:pStyle w:val="ListNumber"/>
        <w:numPr>
          <w:ilvl w:val="0"/>
          <w:numId w:val="0"/>
        </w:numPr>
        <w:ind w:left="510" w:hanging="510"/>
      </w:pPr>
    </w:p>
    <w:p w:rsidR="00347C5E" w:rsidRDefault="00347C5E" w:rsidP="00347C5E">
      <w:pPr>
        <w:pStyle w:val="HdWequationline"/>
      </w:pPr>
      <w:r>
        <w:tab/>
      </w:r>
      <w:r w:rsidR="009075D5" w:rsidRPr="00E34C88">
        <w:rPr>
          <w:noProof/>
          <w:position w:val="-32"/>
        </w:rPr>
        <w:object w:dxaOrig="3040" w:dyaOrig="740">
          <v:shape id="_x0000_i1055" type="#_x0000_t75" style="width:152.75pt;height:37.55pt" o:ole="">
            <v:imagedata r:id="rId91" o:title=""/>
          </v:shape>
          <o:OLEObject Type="Embed" ProgID="Equation.DSMT4" ShapeID="_x0000_i1055" DrawAspect="Content" ObjectID="_1570627270" r:id="rId92"/>
        </w:object>
      </w:r>
      <w:r>
        <w:tab/>
      </w:r>
      <w:r w:rsidR="008668DB">
        <w:t>[</w:t>
      </w:r>
      <w:proofErr w:type="spellStart"/>
      <w:r w:rsidR="00FC32CC">
        <w:t>FDEqn</w:t>
      </w:r>
      <w:proofErr w:type="spellEnd"/>
      <w:r w:rsidR="00FC32CC">
        <w:t xml:space="preserve"> </w:t>
      </w:r>
      <w:r w:rsidR="008668DB">
        <w:t xml:space="preserve">5.45]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31</w:instrText>
        </w:r>
      </w:fldSimple>
      <w:r>
        <w:instrText>)</w:instrText>
      </w:r>
      <w:r>
        <w:fldChar w:fldCharType="end"/>
      </w:r>
    </w:p>
    <w:p w:rsidR="007C17D1" w:rsidRDefault="007C17D1" w:rsidP="007C17D1"/>
    <w:p w:rsidR="00EB1F1E" w:rsidRDefault="007C17D1" w:rsidP="007C17D1">
      <w:r>
        <w:t>For all present test cases</w:t>
      </w:r>
    </w:p>
    <w:p w:rsidR="007C17D1" w:rsidRPr="007C17D1" w:rsidRDefault="007C17D1" w:rsidP="007C17D1">
      <w:r>
        <w:t xml:space="preserve"> </w:t>
      </w:r>
    </w:p>
    <w:p w:rsidR="007C17D1" w:rsidRDefault="007C17D1" w:rsidP="007C17D1">
      <w:pPr>
        <w:pStyle w:val="HdWequationline"/>
      </w:pPr>
      <w:r>
        <w:tab/>
      </w:r>
      <w:r w:rsidR="009075D5" w:rsidRPr="007C17D1">
        <w:rPr>
          <w:noProof/>
          <w:position w:val="-10"/>
        </w:rPr>
        <w:object w:dxaOrig="600" w:dyaOrig="320">
          <v:shape id="_x0000_i1056" type="#_x0000_t75" style="width:29.85pt;height:16.45pt" o:ole="">
            <v:imagedata r:id="rId93" o:title=""/>
          </v:shape>
          <o:OLEObject Type="Embed" ProgID="Equation.DSMT4" ShapeID="_x0000_i1056" DrawAspect="Content" ObjectID="_1570627271" r:id="rId94"/>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32</w:instrText>
        </w:r>
      </w:fldSimple>
      <w:r>
        <w:instrText>)</w:instrText>
      </w:r>
      <w:r>
        <w:fldChar w:fldCharType="end"/>
      </w:r>
    </w:p>
    <w:p w:rsidR="007C17D1" w:rsidRDefault="007C17D1" w:rsidP="007C17D1"/>
    <w:p w:rsidR="007C17D1" w:rsidRDefault="007C17D1" w:rsidP="007C17D1">
      <w:r>
        <w:t>Therefore:</w:t>
      </w:r>
    </w:p>
    <w:p w:rsidR="00EB1F1E" w:rsidRPr="007C17D1" w:rsidRDefault="00EB1F1E" w:rsidP="007C17D1"/>
    <w:p w:rsidR="007C17D1" w:rsidRDefault="007C17D1" w:rsidP="007C17D1">
      <w:pPr>
        <w:pStyle w:val="HdWequationline"/>
      </w:pPr>
      <w:r>
        <w:tab/>
      </w:r>
      <w:r w:rsidR="009075D5" w:rsidRPr="007C17D1">
        <w:rPr>
          <w:noProof/>
          <w:position w:val="-12"/>
        </w:rPr>
        <w:object w:dxaOrig="2340" w:dyaOrig="400">
          <v:shape id="_x0000_i1057" type="#_x0000_t75" style="width:117.25pt;height:20.05pt" o:ole="">
            <v:imagedata r:id="rId95" o:title=""/>
          </v:shape>
          <o:OLEObject Type="Embed" ProgID="Equation.DSMT4" ShapeID="_x0000_i1057" DrawAspect="Content" ObjectID="_1570627272" r:id="rId96"/>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33</w:instrText>
        </w:r>
      </w:fldSimple>
      <w:r>
        <w:instrText>)</w:instrText>
      </w:r>
      <w:r>
        <w:fldChar w:fldCharType="end"/>
      </w:r>
    </w:p>
    <w:p w:rsidR="007C17D1" w:rsidRPr="007C17D1" w:rsidRDefault="007C17D1" w:rsidP="007C17D1"/>
    <w:p w:rsidR="009C77BC" w:rsidRDefault="009C77BC" w:rsidP="009C77BC">
      <w:pPr>
        <w:pStyle w:val="Heading3"/>
      </w:pPr>
      <w:bookmarkStart w:id="282" w:name="_Toc496599835"/>
      <w:r>
        <w:t>Limit state function</w:t>
      </w:r>
      <w:bookmarkEnd w:id="282"/>
    </w:p>
    <w:p w:rsidR="007C17D1" w:rsidRPr="007C17D1" w:rsidRDefault="007C17D1" w:rsidP="00231219">
      <w:pPr>
        <w:keepNext/>
      </w:pPr>
    </w:p>
    <w:p w:rsidR="00BF59EA" w:rsidRDefault="00BF59EA" w:rsidP="00BF59EA">
      <w:pPr>
        <w:pStyle w:val="HdWequationline"/>
      </w:pPr>
      <w:r w:rsidRPr="0010782A">
        <w:tab/>
      </w:r>
      <w:r w:rsidR="009075D5" w:rsidRPr="007E428B">
        <w:rPr>
          <w:noProof/>
          <w:position w:val="-16"/>
        </w:rPr>
        <w:object w:dxaOrig="3700" w:dyaOrig="420">
          <v:shape id="_x0000_i1058" type="#_x0000_t75" style="width:184.65pt;height:21.1pt" o:ole="">
            <v:imagedata r:id="rId97" o:title=""/>
          </v:shape>
          <o:OLEObject Type="Embed" ProgID="Equation.DSMT4" ShapeID="_x0000_i1058" DrawAspect="Content" ObjectID="_1570627273" r:id="rId98"/>
        </w:object>
      </w:r>
      <w:r w:rsidRPr="0010782A">
        <w:t xml:space="preserve"> </w:t>
      </w:r>
      <w:r w:rsidRPr="0010782A">
        <w:tab/>
      </w:r>
      <w:r w:rsidR="00EB1F1E">
        <w:t>[</w:t>
      </w:r>
      <w:proofErr w:type="spellStart"/>
      <w:r w:rsidR="00EB1F1E">
        <w:t>FDEqn</w:t>
      </w:r>
      <w:proofErr w:type="spellEnd"/>
      <w:r w:rsidR="00EB1F1E">
        <w:t xml:space="preserve"> </w:t>
      </w:r>
      <w:r w:rsidR="00112E44">
        <w:t>5</w:t>
      </w:r>
      <w:r w:rsidR="00EB1F1E">
        <w:t>.</w:t>
      </w:r>
      <w:r w:rsidR="00112E44">
        <w:t>51</w:t>
      </w:r>
      <w:r w:rsidR="00EB1F1E">
        <w:t xml:space="preserve">] </w:t>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34</w:instrText>
        </w:r>
      </w:fldSimple>
      <w:r>
        <w:instrText>)</w:instrText>
      </w:r>
      <w:r>
        <w:fldChar w:fldCharType="end"/>
      </w:r>
    </w:p>
    <w:p w:rsidR="00EB1F1E" w:rsidRDefault="00EB1F1E" w:rsidP="00EB1F1E"/>
    <w:p w:rsidR="00EB1F1E" w:rsidRDefault="00EB1F1E" w:rsidP="00EB1F1E">
      <w:r>
        <w:t>In these tests this simplifies to:</w:t>
      </w:r>
    </w:p>
    <w:p w:rsidR="00EB1F1E" w:rsidRDefault="00EB1F1E" w:rsidP="00EB1F1E"/>
    <w:p w:rsidR="00EB1F1E" w:rsidRPr="0010782A" w:rsidRDefault="00EB1F1E" w:rsidP="00EB1F1E">
      <w:pPr>
        <w:pStyle w:val="HdWequationline"/>
      </w:pPr>
      <w:r w:rsidRPr="0010782A">
        <w:lastRenderedPageBreak/>
        <w:tab/>
      </w:r>
      <w:r w:rsidR="009075D5" w:rsidRPr="00EB1F1E">
        <w:rPr>
          <w:noProof/>
          <w:position w:val="-14"/>
        </w:rPr>
        <w:object w:dxaOrig="2180" w:dyaOrig="400">
          <v:shape id="_x0000_i1059" type="#_x0000_t75" style="width:108.5pt;height:20.05pt" o:ole="">
            <v:imagedata r:id="rId99" o:title=""/>
          </v:shape>
          <o:OLEObject Type="Embed" ProgID="Equation.DSMT4" ShapeID="_x0000_i1059" DrawAspect="Content" ObjectID="_1570627274" r:id="rId100"/>
        </w:object>
      </w:r>
      <w:r w:rsidRPr="0010782A">
        <w:t xml:space="preserve"> </w:t>
      </w:r>
      <w:r w:rsidRPr="0010782A">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35</w:instrText>
        </w:r>
      </w:fldSimple>
      <w:r>
        <w:instrText>)</w:instrText>
      </w:r>
      <w:r>
        <w:fldChar w:fldCharType="end"/>
      </w:r>
    </w:p>
    <w:p w:rsidR="009C77BC" w:rsidRDefault="009C77BC" w:rsidP="00347C5E"/>
    <w:p w:rsidR="00347C5E" w:rsidRDefault="00A726F3" w:rsidP="009C77BC">
      <w:pPr>
        <w:pStyle w:val="Heading2"/>
      </w:pPr>
      <w:bookmarkStart w:id="283" w:name="_Ref496516408"/>
      <w:bookmarkStart w:id="284" w:name="_Toc496599836"/>
      <w:r>
        <w:t>Manual computation example: c</w:t>
      </w:r>
      <w:r w:rsidR="007926D7">
        <w:t>ase 1</w:t>
      </w:r>
      <w:bookmarkEnd w:id="283"/>
      <w:bookmarkEnd w:id="284"/>
    </w:p>
    <w:p w:rsidR="009C77BC" w:rsidRDefault="009C77BC" w:rsidP="009C77BC">
      <w:pPr>
        <w:pStyle w:val="Heading3"/>
      </w:pPr>
      <w:bookmarkStart w:id="285" w:name="_Toc496599837"/>
      <w:r>
        <w:t>Input</w:t>
      </w:r>
      <w:bookmarkEnd w:id="285"/>
    </w:p>
    <w:p w:rsidR="009C77BC" w:rsidRPr="009C77BC" w:rsidRDefault="009C77BC" w:rsidP="00231219">
      <w:pPr>
        <w:keepNext/>
      </w:pPr>
    </w:p>
    <w:p w:rsidR="00D52C45" w:rsidRDefault="00D52C45" w:rsidP="007926D7">
      <w:pPr>
        <w:pStyle w:val="HdWequationline"/>
      </w:pPr>
      <w:r>
        <w:t>Model parameters:</w:t>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380" w:dyaOrig="320">
          <v:shape id="_x0000_i1060" type="#_x0000_t75" style="width:18.5pt;height:16.45pt" o:ole="">
            <v:imagedata r:id="rId101" o:title=""/>
          </v:shape>
          <o:OLEObject Type="Embed" ProgID="Equation.DSMT4" ShapeID="_x0000_i1060" DrawAspect="Content" ObjectID="_1570627275" r:id="rId102"/>
        </w:object>
      </w:r>
      <w:r w:rsidRPr="000A5748">
        <w:tab/>
      </w:r>
      <w:r>
        <w:t>=</w:t>
      </w:r>
      <w:r>
        <w:tab/>
        <w:t>1.0</w:t>
      </w:r>
      <w:r>
        <w:tab/>
        <w:t>-</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36</w:instrText>
        </w:r>
      </w:fldSimple>
      <w:r>
        <w:instrText>)</w:instrText>
      </w:r>
      <w:r>
        <w:fldChar w:fldCharType="end"/>
      </w:r>
    </w:p>
    <w:p w:rsidR="00F42452" w:rsidRDefault="00F42452" w:rsidP="00F42452">
      <w:pPr>
        <w:pStyle w:val="HdWequationline"/>
        <w:tabs>
          <w:tab w:val="left" w:pos="1701"/>
          <w:tab w:val="left" w:pos="1985"/>
          <w:tab w:val="left" w:pos="3686"/>
        </w:tabs>
      </w:pPr>
      <w:r w:rsidRPr="00A373F3">
        <w:tab/>
      </w:r>
      <w:r w:rsidR="009075D5" w:rsidRPr="009C77BC">
        <w:rPr>
          <w:noProof/>
          <w:position w:val="-14"/>
        </w:rPr>
        <w:object w:dxaOrig="380" w:dyaOrig="360">
          <v:shape id="_x0000_i1061" type="#_x0000_t75" style="width:18.5pt;height:18pt" o:ole="">
            <v:imagedata r:id="rId103" o:title=""/>
          </v:shape>
          <o:OLEObject Type="Embed" ProgID="Equation.DSMT4" ShapeID="_x0000_i1061" DrawAspect="Content" ObjectID="_1570627276" r:id="rId104"/>
        </w:object>
      </w:r>
      <w:r w:rsidRPr="000A5748">
        <w:tab/>
      </w:r>
      <w:r>
        <w:t>=</w:t>
      </w:r>
      <w:r>
        <w:tab/>
        <w:t>1.0</w:t>
      </w:r>
      <w:r>
        <w:tab/>
        <w:t>-</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37</w:instrText>
        </w:r>
      </w:fldSimple>
      <w:r>
        <w:instrText>)</w:instrText>
      </w:r>
      <w:r>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2" type="#_x0000_t75" style="width:9.75pt;height:16.45pt" o:ole="">
            <v:imagedata r:id="rId105" o:title=""/>
          </v:shape>
          <o:OLEObject Type="Embed" ProgID="Equation.DSMT4" ShapeID="_x0000_i1062" DrawAspect="Content" ObjectID="_1570627277" r:id="rId106"/>
        </w:object>
      </w:r>
      <w:r w:rsidRPr="000A5748">
        <w:tab/>
      </w:r>
      <w:r>
        <w:t>=</w:t>
      </w:r>
      <w:r>
        <w:tab/>
        <w:t>4.75</w:t>
      </w:r>
      <w:r>
        <w:tab/>
        <w:t>-</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38</w:instrText>
        </w:r>
      </w:fldSimple>
      <w:r>
        <w:instrText>)</w:instrText>
      </w:r>
      <w:r>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3" type="#_x0000_t75" style="width:9.75pt;height:16.45pt" o:ole="">
            <v:imagedata r:id="rId107" o:title=""/>
          </v:shape>
          <o:OLEObject Type="Embed" ProgID="Equation.DSMT4" ShapeID="_x0000_i1063" DrawAspect="Content" ObjectID="_1570627278" r:id="rId108"/>
        </w:object>
      </w:r>
      <w:r w:rsidRPr="000A5748">
        <w:tab/>
      </w:r>
      <w:r>
        <w:t>=</w:t>
      </w:r>
      <w:r>
        <w:tab/>
        <w:t>2.60</w:t>
      </w:r>
      <w:r>
        <w:tab/>
        <w:t>-</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39</w:instrText>
        </w:r>
      </w:fldSimple>
      <w:r>
        <w:instrText>)</w:instrText>
      </w:r>
      <w:r>
        <w:fldChar w:fldCharType="end"/>
      </w:r>
    </w:p>
    <w:p w:rsidR="00D52C45" w:rsidRPr="00D52C45" w:rsidRDefault="00D52C45" w:rsidP="00D52C45"/>
    <w:p w:rsidR="007926D7" w:rsidRDefault="007926D7" w:rsidP="007926D7">
      <w:pPr>
        <w:pStyle w:val="HdWequationline"/>
      </w:pPr>
      <w:r>
        <w:t>Structure:</w:t>
      </w:r>
    </w:p>
    <w:p w:rsidR="00F42452" w:rsidRDefault="00F42452" w:rsidP="00B41F1D">
      <w:pPr>
        <w:pStyle w:val="HdWequationline"/>
        <w:tabs>
          <w:tab w:val="left" w:pos="1701"/>
          <w:tab w:val="left" w:pos="1985"/>
          <w:tab w:val="left" w:pos="3686"/>
        </w:tabs>
      </w:pPr>
      <w:r w:rsidRPr="00A373F3">
        <w:tab/>
      </w:r>
      <w:r w:rsidR="009075D5" w:rsidRPr="00B41F1D">
        <w:rPr>
          <w:noProof/>
          <w:position w:val="-6"/>
        </w:rPr>
        <w:object w:dxaOrig="540" w:dyaOrig="260">
          <v:shape id="_x0000_i1064" type="#_x0000_t75" style="width:26.75pt;height:13.35pt" o:ole="">
            <v:imagedata r:id="rId109" o:title=""/>
          </v:shape>
          <o:OLEObject Type="Embed" ProgID="Equation.DSMT4" ShapeID="_x0000_i1064" DrawAspect="Content" ObjectID="_1570627279" r:id="rId110"/>
        </w:object>
      </w:r>
      <w:r w:rsidR="00B41F1D">
        <w:tab/>
        <w:t>=</w:t>
      </w:r>
      <w:r w:rsidR="00B41F1D">
        <w:tab/>
      </w:r>
      <w:r w:rsidR="00FC2F93">
        <w:t>0.25</w:t>
      </w:r>
      <w:r w:rsidR="00B41F1D">
        <w:tab/>
        <w:t>-</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40</w:instrText>
        </w:r>
      </w:fldSimple>
      <w:r>
        <w:instrText>)</w:instrText>
      </w:r>
      <w:r>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460" w:dyaOrig="320">
          <v:shape id="_x0000_i1065" type="#_x0000_t75" style="width:22.65pt;height:16.45pt" o:ole="">
            <v:imagedata r:id="rId111" o:title=""/>
          </v:shape>
          <o:OLEObject Type="Embed" ProgID="Equation.DSMT4" ShapeID="_x0000_i1065" DrawAspect="Content" ObjectID="_1570627280" r:id="rId112"/>
        </w:object>
      </w:r>
      <w:r w:rsidR="00B41F1D">
        <w:tab/>
        <w:t>=</w:t>
      </w:r>
      <w:r w:rsidR="00B41F1D">
        <w:tab/>
        <w:t>5.0</w:t>
      </w:r>
      <w:r w:rsidR="00B41F1D">
        <w:tab/>
      </w:r>
      <w:r>
        <w:t>m</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41</w:instrText>
        </w:r>
      </w:fldSimple>
      <w:r>
        <w:instrText>)</w:instrText>
      </w:r>
      <w:r>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240" w:dyaOrig="320">
          <v:shape id="_x0000_i1066" type="#_x0000_t75" style="width:11.85pt;height:16.45pt" o:ole="">
            <v:imagedata r:id="rId113" o:title=""/>
          </v:shape>
          <o:OLEObject Type="Embed" ProgID="Equation.DSMT4" ShapeID="_x0000_i1066" DrawAspect="Content" ObjectID="_1570627281" r:id="rId114"/>
        </w:object>
      </w:r>
      <w:r w:rsidR="00B41F1D">
        <w:tab/>
        <w:t>=</w:t>
      </w:r>
      <w:r w:rsidR="00B41F1D">
        <w:tab/>
        <w:t>1.0</w:t>
      </w:r>
      <w:r w:rsidR="00B41F1D">
        <w:tab/>
        <w:t>-</w:t>
      </w:r>
      <w:r w:rsidR="00B41F1D">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42</w:instrText>
        </w:r>
      </w:fldSimple>
      <w:r>
        <w:instrText>)</w:instrText>
      </w:r>
      <w:r>
        <w:fldChar w:fldCharType="end"/>
      </w:r>
    </w:p>
    <w:p w:rsidR="00980B8B" w:rsidRDefault="00980B8B" w:rsidP="007926D7"/>
    <w:p w:rsidR="007926D7" w:rsidRPr="007926D7" w:rsidRDefault="007926D7" w:rsidP="007926D7">
      <w:r>
        <w:t>Hydraulic load:</w:t>
      </w:r>
    </w:p>
    <w:p w:rsidR="00B41F1D" w:rsidRDefault="00B41F1D" w:rsidP="00B41F1D">
      <w:pPr>
        <w:pStyle w:val="HdWequationline"/>
        <w:tabs>
          <w:tab w:val="left" w:pos="1701"/>
          <w:tab w:val="left" w:pos="1985"/>
          <w:tab w:val="left" w:pos="3686"/>
        </w:tabs>
      </w:pPr>
      <w:r w:rsidRPr="00A373F3">
        <w:tab/>
      </w:r>
      <w:r w:rsidR="009075D5" w:rsidRPr="00B41F1D">
        <w:rPr>
          <w:noProof/>
          <w:position w:val="-4"/>
        </w:rPr>
        <w:object w:dxaOrig="200" w:dyaOrig="240">
          <v:shape id="_x0000_i1067" type="#_x0000_t75" style="width:9.75pt;height:11.85pt" o:ole="">
            <v:imagedata r:id="rId115" o:title=""/>
          </v:shape>
          <o:OLEObject Type="Embed" ProgID="Equation.DSMT4" ShapeID="_x0000_i1067" DrawAspect="Content" ObjectID="_1570627282" r:id="rId116"/>
        </w:object>
      </w:r>
      <w:r>
        <w:tab/>
        <w:t>=</w:t>
      </w:r>
      <w:r>
        <w:tab/>
        <w:t>2.0</w:t>
      </w:r>
      <w:r>
        <w:tab/>
        <w:t>m</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43</w:instrText>
        </w:r>
      </w:fldSimple>
      <w:r>
        <w:instrText>)</w:instrText>
      </w:r>
      <w:r>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400" w:dyaOrig="320">
          <v:shape id="_x0000_i1068" type="#_x0000_t75" style="width:20.05pt;height:16.45pt" o:ole="">
            <v:imagedata r:id="rId117" o:title=""/>
          </v:shape>
          <o:OLEObject Type="Embed" ProgID="Equation.DSMT4" ShapeID="_x0000_i1068" DrawAspect="Content" ObjectID="_1570627283" r:id="rId118"/>
        </w:object>
      </w:r>
      <w:r>
        <w:tab/>
        <w:t>=</w:t>
      </w:r>
      <w:r>
        <w:tab/>
        <w:t>1.0</w:t>
      </w:r>
      <w:r>
        <w:tab/>
        <w:t>m</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44</w:instrText>
        </w:r>
      </w:fldSimple>
      <w:r>
        <w:instrText>)</w:instrText>
      </w:r>
      <w:r>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2"/>
        </w:rPr>
        <w:object w:dxaOrig="499" w:dyaOrig="340">
          <v:shape id="_x0000_i1069" type="#_x0000_t75" style="width:24.7pt;height:16.95pt" o:ole="">
            <v:imagedata r:id="rId119" o:title=""/>
          </v:shape>
          <o:OLEObject Type="Embed" ProgID="Equation.DSMT4" ShapeID="_x0000_i1069" DrawAspect="Content" ObjectID="_1570627284" r:id="rId120"/>
        </w:object>
      </w:r>
      <w:r>
        <w:t xml:space="preserve"> s</w:t>
      </w:r>
      <w:r w:rsidRPr="000A5748">
        <w:tab/>
      </w:r>
      <w:r>
        <w:t>=</w:t>
      </w:r>
      <w:r>
        <w:tab/>
        <w:t>4.0</w:t>
      </w:r>
      <w:r>
        <w:tab/>
        <w:t>s</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45</w:instrText>
        </w:r>
      </w:fldSimple>
      <w:r>
        <w:instrText>)</w:instrText>
      </w:r>
      <w:r>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220" w:dyaOrig="300">
          <v:shape id="_x0000_i1070" type="#_x0000_t75" style="width:10.8pt;height:14.9pt" o:ole="">
            <v:imagedata r:id="rId121" o:title=""/>
          </v:shape>
          <o:OLEObject Type="Embed" ProgID="Equation.DSMT4" ShapeID="_x0000_i1070" DrawAspect="Content" ObjectID="_1570627285" r:id="rId122"/>
        </w:object>
      </w:r>
      <w:r w:rsidRPr="000A5748">
        <w:tab/>
      </w:r>
      <w:r>
        <w:t>=</w:t>
      </w:r>
      <w:r>
        <w:tab/>
        <w:t>0.0</w:t>
      </w:r>
      <w:r>
        <w:tab/>
      </w:r>
      <w:r>
        <w:sym w:font="Symbol" w:char="F0B0"/>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46</w:instrText>
        </w:r>
      </w:fldSimple>
      <w:r>
        <w:instrText>)</w:instrText>
      </w:r>
      <w:r>
        <w:fldChar w:fldCharType="end"/>
      </w:r>
    </w:p>
    <w:p w:rsidR="004C5EFE" w:rsidRDefault="004C5EFE" w:rsidP="004C5EFE"/>
    <w:p w:rsidR="004C5EFE" w:rsidRDefault="004C5EFE" w:rsidP="004C5EFE">
      <w:r>
        <w:t xml:space="preserve">In fact the slope parameter tanα is not an input parameter. </w:t>
      </w:r>
      <w:r w:rsidR="00FF2D5F">
        <w:t>The a</w:t>
      </w:r>
      <w:r>
        <w:t>ctual</w:t>
      </w:r>
      <w:r w:rsidR="00FF2D5F">
        <w:t>ly applied input leading to tanα = 0.25 is:</w:t>
      </w:r>
    </w:p>
    <w:p w:rsidR="004C5EFE" w:rsidRDefault="004C5EFE" w:rsidP="004C5EFE">
      <w:pPr>
        <w:pStyle w:val="HdWequationline"/>
        <w:tabs>
          <w:tab w:val="left" w:pos="1701"/>
          <w:tab w:val="left" w:pos="1985"/>
          <w:tab w:val="left" w:pos="3686"/>
        </w:tabs>
      </w:pPr>
      <w:r w:rsidRPr="00A373F3">
        <w:tab/>
      </w:r>
      <w:r w:rsidR="009075D5" w:rsidRPr="00980B8B">
        <w:rPr>
          <w:noProof/>
          <w:position w:val="-4"/>
        </w:rPr>
        <w:object w:dxaOrig="200" w:dyaOrig="200">
          <v:shape id="_x0000_i1071" type="#_x0000_t75" style="width:9.75pt;height:10.3pt" o:ole="">
            <v:imagedata r:id="rId123" o:title=""/>
          </v:shape>
          <o:OLEObject Type="Embed" ProgID="Equation.DSMT4" ShapeID="_x0000_i1071" DrawAspect="Content" ObjectID="_1570627286" r:id="rId124"/>
        </w:object>
      </w:r>
      <w:r>
        <w:tab/>
        <w:t>=</w:t>
      </w:r>
      <w:r>
        <w:tab/>
      </w:r>
      <w:proofErr w:type="gramStart"/>
      <w:r>
        <w:t>[ 0.0</w:t>
      </w:r>
      <w:proofErr w:type="gramEnd"/>
      <w:r>
        <w:t xml:space="preserve"> 40.0]</w:t>
      </w:r>
      <w:r>
        <w:tab/>
      </w:r>
      <w:r w:rsidR="00FF2D5F">
        <w:t>m</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47</w:instrText>
        </w:r>
      </w:fldSimple>
      <w:r>
        <w:instrText>)</w:instrText>
      </w:r>
      <w:r>
        <w:fldChar w:fldCharType="end"/>
      </w:r>
    </w:p>
    <w:p w:rsidR="004C5EFE" w:rsidRDefault="004C5EFE" w:rsidP="004C5EFE">
      <w:pPr>
        <w:pStyle w:val="HdWequationline"/>
        <w:tabs>
          <w:tab w:val="left" w:pos="1701"/>
          <w:tab w:val="left" w:pos="1985"/>
          <w:tab w:val="left" w:pos="3686"/>
        </w:tabs>
      </w:pPr>
      <w:r w:rsidRPr="00A373F3">
        <w:tab/>
      </w:r>
      <w:r w:rsidR="009075D5" w:rsidRPr="00980B8B">
        <w:rPr>
          <w:noProof/>
          <w:position w:val="-10"/>
        </w:rPr>
        <w:object w:dxaOrig="200" w:dyaOrig="260">
          <v:shape id="_x0000_i1072" type="#_x0000_t75" style="width:9.75pt;height:13.35pt" o:ole="">
            <v:imagedata r:id="rId125" o:title=""/>
          </v:shape>
          <o:OLEObject Type="Embed" ProgID="Equation.DSMT4" ShapeID="_x0000_i1072" DrawAspect="Content" ObjectID="_1570627287" r:id="rId126"/>
        </w:object>
      </w:r>
      <w:r>
        <w:tab/>
        <w:t>=</w:t>
      </w:r>
      <w:r>
        <w:tab/>
        <w:t>[-</w:t>
      </w:r>
      <w:proofErr w:type="gramStart"/>
      <w:r>
        <w:t>5.0  5.0</w:t>
      </w:r>
      <w:proofErr w:type="gramEnd"/>
      <w:r>
        <w:t>]</w:t>
      </w:r>
      <w:r>
        <w:tab/>
      </w:r>
      <w:r w:rsidR="00FF2D5F">
        <w:t>m</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48</w:instrText>
        </w:r>
      </w:fldSimple>
      <w:r>
        <w:instrText>)</w:instrText>
      </w:r>
      <w:r>
        <w:fldChar w:fldCharType="end"/>
      </w:r>
    </w:p>
    <w:p w:rsidR="004C5EFE" w:rsidRDefault="00FF2D5F" w:rsidP="004C5EFE">
      <w:r>
        <w:t>And for tanα = 0.50:</w:t>
      </w:r>
    </w:p>
    <w:p w:rsidR="00FF2D5F" w:rsidRDefault="00FF2D5F" w:rsidP="00FF2D5F">
      <w:pPr>
        <w:pStyle w:val="HdWequationline"/>
        <w:tabs>
          <w:tab w:val="left" w:pos="1701"/>
          <w:tab w:val="left" w:pos="1985"/>
          <w:tab w:val="left" w:pos="3686"/>
        </w:tabs>
      </w:pPr>
      <w:r w:rsidRPr="00A373F3">
        <w:tab/>
      </w:r>
      <w:r w:rsidR="009075D5" w:rsidRPr="00980B8B">
        <w:rPr>
          <w:noProof/>
          <w:position w:val="-4"/>
        </w:rPr>
        <w:object w:dxaOrig="200" w:dyaOrig="200">
          <v:shape id="_x0000_i1073" type="#_x0000_t75" style="width:9.75pt;height:10.3pt" o:ole="">
            <v:imagedata r:id="rId123" o:title=""/>
          </v:shape>
          <o:OLEObject Type="Embed" ProgID="Equation.DSMT4" ShapeID="_x0000_i1073" DrawAspect="Content" ObjectID="_1570627288" r:id="rId127"/>
        </w:object>
      </w:r>
      <w:r>
        <w:tab/>
        <w:t>=</w:t>
      </w:r>
      <w:r>
        <w:tab/>
      </w:r>
      <w:proofErr w:type="gramStart"/>
      <w:r>
        <w:t>[ 0.0</w:t>
      </w:r>
      <w:proofErr w:type="gramEnd"/>
      <w:r>
        <w:t xml:space="preserve"> 20.0]</w:t>
      </w:r>
      <w:r>
        <w:tab/>
        <w:t>m</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49</w:instrText>
        </w:r>
      </w:fldSimple>
      <w:r>
        <w:instrText>)</w:instrText>
      </w:r>
      <w:r>
        <w:fldChar w:fldCharType="end"/>
      </w:r>
    </w:p>
    <w:p w:rsidR="00FF2D5F" w:rsidRDefault="00FF2D5F" w:rsidP="00FF2D5F">
      <w:pPr>
        <w:pStyle w:val="HdWequationline"/>
        <w:tabs>
          <w:tab w:val="left" w:pos="1701"/>
          <w:tab w:val="left" w:pos="1985"/>
          <w:tab w:val="left" w:pos="3686"/>
        </w:tabs>
      </w:pPr>
      <w:r w:rsidRPr="00A373F3">
        <w:tab/>
      </w:r>
      <w:r w:rsidR="009075D5" w:rsidRPr="00980B8B">
        <w:rPr>
          <w:noProof/>
          <w:position w:val="-10"/>
        </w:rPr>
        <w:object w:dxaOrig="200" w:dyaOrig="260">
          <v:shape id="_x0000_i1074" type="#_x0000_t75" style="width:9.75pt;height:13.35pt" o:ole="">
            <v:imagedata r:id="rId125" o:title=""/>
          </v:shape>
          <o:OLEObject Type="Embed" ProgID="Equation.DSMT4" ShapeID="_x0000_i1074" DrawAspect="Content" ObjectID="_1570627289" r:id="rId128"/>
        </w:object>
      </w:r>
      <w:r>
        <w:tab/>
        <w:t>=</w:t>
      </w:r>
      <w:r>
        <w:tab/>
        <w:t>[-</w:t>
      </w:r>
      <w:proofErr w:type="gramStart"/>
      <w:r>
        <w:t>5.0  5.0</w:t>
      </w:r>
      <w:proofErr w:type="gramEnd"/>
      <w:r>
        <w:t>]</w:t>
      </w:r>
      <w:r>
        <w:tab/>
        <w:t>m</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50</w:instrText>
        </w:r>
      </w:fldSimple>
      <w:r>
        <w:instrText>)</w:instrText>
      </w:r>
      <w:r>
        <w:fldChar w:fldCharType="end"/>
      </w:r>
    </w:p>
    <w:p w:rsidR="004C5EFE" w:rsidRDefault="004C5EFE" w:rsidP="004C5EFE"/>
    <w:p w:rsidR="00FF2D5F" w:rsidRDefault="00FF2D5F" w:rsidP="004C5EFE">
      <w:r>
        <w:t xml:space="preserve">In fact also the wave angle </w:t>
      </w:r>
      <w:r>
        <w:rPr>
          <w:rFonts w:ascii="Calibri" w:hAnsi="Calibri"/>
        </w:rPr>
        <w:t>β</w:t>
      </w:r>
      <w:r>
        <w:t xml:space="preserve"> is not an input parameter. The actually applied input leading to </w:t>
      </w:r>
      <w:r>
        <w:rPr>
          <w:rFonts w:ascii="Calibri" w:hAnsi="Calibri"/>
        </w:rPr>
        <w:t>β </w:t>
      </w:r>
      <w:r>
        <w:t xml:space="preserve">= 0.0 </w:t>
      </w:r>
      <w:r w:rsidR="00040080">
        <w:sym w:font="Symbol" w:char="F0B0"/>
      </w:r>
      <w:r w:rsidR="00040080">
        <w:t xml:space="preserve"> </w:t>
      </w:r>
      <w:r>
        <w:t>is:</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5" type="#_x0000_t75" style="width:10.8pt;height:12.35pt" o:ole="">
            <v:imagedata r:id="rId129" o:title=""/>
          </v:shape>
          <o:OLEObject Type="Embed" ProgID="Equation.DSMT4" ShapeID="_x0000_i1075" DrawAspect="Content" ObjectID="_1570627290" r:id="rId130"/>
        </w:object>
      </w:r>
      <w:r>
        <w:tab/>
        <w:t>=</w:t>
      </w:r>
      <w:r>
        <w:tab/>
        <w:t>0.0</w:t>
      </w:r>
      <w:r>
        <w:tab/>
      </w:r>
      <w:r>
        <w:sym w:font="Symbol" w:char="F0B0"/>
      </w:r>
      <w:r>
        <w:t>N</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51</w:instrText>
        </w:r>
      </w:fldSimple>
      <w:r>
        <w:instrText>)</w:instrText>
      </w:r>
      <w:r>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6" type="#_x0000_t75" style="width:9.75pt;height:12.35pt" o:ole="">
            <v:imagedata r:id="rId131" o:title=""/>
          </v:shape>
          <o:OLEObject Type="Embed" ProgID="Equation.DSMT4" ShapeID="_x0000_i1076" DrawAspect="Content" ObjectID="_1570627291" r:id="rId132"/>
        </w:object>
      </w:r>
      <w:r>
        <w:tab/>
        <w:t>=</w:t>
      </w:r>
      <w:r>
        <w:tab/>
        <w:t>0.0</w:t>
      </w:r>
      <w:r>
        <w:tab/>
      </w:r>
      <w:r>
        <w:sym w:font="Symbol" w:char="F0B0"/>
      </w:r>
      <w:r>
        <w:t>N</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52</w:instrText>
        </w:r>
      </w:fldSimple>
      <w:r>
        <w:instrText>)</w:instrText>
      </w:r>
      <w:r>
        <w:fldChar w:fldCharType="end"/>
      </w:r>
    </w:p>
    <w:p w:rsidR="00040080" w:rsidRDefault="00040080" w:rsidP="00040080">
      <w:r>
        <w:rPr>
          <w:rFonts w:ascii="Calibri" w:hAnsi="Calibri"/>
        </w:rPr>
        <w:t>And for β </w:t>
      </w:r>
      <w:r>
        <w:t>= </w:t>
      </w:r>
      <w:proofErr w:type="gramStart"/>
      <w:r>
        <w:t xml:space="preserve">45.0 </w:t>
      </w:r>
      <w:proofErr w:type="gramEnd"/>
      <w:r>
        <w:sym w:font="Symbol" w:char="F0B0"/>
      </w:r>
      <w:r>
        <w:t>:</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7" type="#_x0000_t75" style="width:10.8pt;height:12.35pt" o:ole="">
            <v:imagedata r:id="rId133" o:title=""/>
          </v:shape>
          <o:OLEObject Type="Embed" ProgID="Equation.DSMT4" ShapeID="_x0000_i1077" DrawAspect="Content" ObjectID="_1570627292" r:id="rId134"/>
        </w:object>
      </w:r>
      <w:r>
        <w:tab/>
        <w:t>=</w:t>
      </w:r>
      <w:r>
        <w:tab/>
        <w:t>0.0</w:t>
      </w:r>
      <w:r>
        <w:tab/>
      </w:r>
      <w:r>
        <w:sym w:font="Symbol" w:char="F0B0"/>
      </w:r>
      <w:r>
        <w:t>N</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53</w:instrText>
        </w:r>
      </w:fldSimple>
      <w:r>
        <w:instrText>)</w:instrText>
      </w:r>
      <w:r>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8" type="#_x0000_t75" style="width:9.75pt;height:12.35pt" o:ole="">
            <v:imagedata r:id="rId131" o:title=""/>
          </v:shape>
          <o:OLEObject Type="Embed" ProgID="Equation.DSMT4" ShapeID="_x0000_i1078" DrawAspect="Content" ObjectID="_1570627293" r:id="rId135"/>
        </w:object>
      </w:r>
      <w:r>
        <w:tab/>
        <w:t>=</w:t>
      </w:r>
      <w:r>
        <w:tab/>
        <w:t>45.0</w:t>
      </w:r>
      <w:r>
        <w:tab/>
      </w:r>
      <w:r>
        <w:sym w:font="Symbol" w:char="F0B0"/>
      </w:r>
      <w:r>
        <w:t>N</w: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54</w:instrText>
        </w:r>
      </w:fldSimple>
      <w:r>
        <w:instrText>)</w:instrText>
      </w:r>
      <w:r>
        <w:fldChar w:fldCharType="end"/>
      </w:r>
    </w:p>
    <w:p w:rsidR="00FF2D5F" w:rsidRPr="004C5EFE" w:rsidRDefault="00FF2D5F" w:rsidP="004C5EFE"/>
    <w:p w:rsidR="009C77BC" w:rsidRDefault="009C77BC" w:rsidP="009C77BC">
      <w:pPr>
        <w:pStyle w:val="Heading3"/>
      </w:pPr>
      <w:bookmarkStart w:id="286" w:name="_Toc496599838"/>
      <w:r>
        <w:t>Computations and output</w:t>
      </w:r>
      <w:bookmarkEnd w:id="286"/>
    </w:p>
    <w:p w:rsidR="009C77BC" w:rsidRDefault="009C77BC" w:rsidP="00347C5E"/>
    <w:p w:rsidR="008F2822" w:rsidRDefault="008F2822" w:rsidP="00347C5E">
      <w:r>
        <w:t>Profile slope:</w:t>
      </w:r>
    </w:p>
    <w:p w:rsidR="008F2822" w:rsidRDefault="008F2822" w:rsidP="008F2822">
      <w:pPr>
        <w:pStyle w:val="HdWequationline"/>
      </w:pPr>
      <w:r w:rsidRPr="00A373F3">
        <w:tab/>
      </w:r>
      <w:r w:rsidR="009075D5" w:rsidRPr="008F2822">
        <w:rPr>
          <w:noProof/>
          <w:position w:val="-22"/>
        </w:rPr>
        <w:object w:dxaOrig="2460" w:dyaOrig="560">
          <v:shape id="_x0000_i1079" type="#_x0000_t75" style="width:122.9pt;height:28.3pt" o:ole="">
            <v:imagedata r:id="rId136" o:title=""/>
          </v:shape>
          <o:OLEObject Type="Embed" ProgID="Equation.DSMT4" ShapeID="_x0000_i1079" DrawAspect="Content" ObjectID="_1570627294" r:id="rId137"/>
        </w:objec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55</w:instrText>
        </w:r>
      </w:fldSimple>
      <w:r>
        <w:instrText>)</w:instrText>
      </w:r>
      <w:r>
        <w:fldChar w:fldCharType="end"/>
      </w:r>
    </w:p>
    <w:p w:rsidR="008F2822" w:rsidRDefault="008F2822" w:rsidP="00347C5E"/>
    <w:p w:rsidR="007926D7" w:rsidRPr="00347C5E" w:rsidRDefault="007926D7" w:rsidP="00503CDF">
      <w:pPr>
        <w:pStyle w:val="HdWtussenkopje"/>
      </w:pPr>
      <w:r>
        <w:t>Breaker parameter</w:t>
      </w:r>
      <w:r w:rsidR="00D52C45">
        <w:t>:</w:t>
      </w:r>
    </w:p>
    <w:p w:rsidR="007926D7" w:rsidRDefault="007926D7" w:rsidP="007926D7">
      <w:pPr>
        <w:pStyle w:val="HdWequationline"/>
      </w:pPr>
      <w:r w:rsidRPr="00A373F3">
        <w:tab/>
      </w:r>
      <w:r w:rsidR="009075D5" w:rsidRPr="007926D7">
        <w:rPr>
          <w:noProof/>
          <w:position w:val="-58"/>
        </w:rPr>
        <w:object w:dxaOrig="2400" w:dyaOrig="920">
          <v:shape id="_x0000_i1080" type="#_x0000_t75" style="width:119.3pt;height:46.3pt" o:ole="">
            <v:imagedata r:id="rId138" o:title=""/>
          </v:shape>
          <o:OLEObject Type="Embed" ProgID="Equation.DSMT4" ShapeID="_x0000_i1080" DrawAspect="Content" ObjectID="_1570627295" r:id="rId139"/>
        </w:object>
      </w:r>
      <w:r w:rsidRPr="000A5748">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56</w:instrText>
        </w:r>
      </w:fldSimple>
      <w:r>
        <w:instrText>)</w:instrText>
      </w:r>
      <w:r>
        <w:fldChar w:fldCharType="end"/>
      </w:r>
    </w:p>
    <w:p w:rsidR="00D52C45" w:rsidRDefault="00D52C45" w:rsidP="009E030B"/>
    <w:p w:rsidR="00347C5E" w:rsidRDefault="00D52C45" w:rsidP="00034C2B">
      <w:pPr>
        <w:pStyle w:val="HdWtussenkopje"/>
      </w:pPr>
      <w:r>
        <w:t xml:space="preserve">Wave </w:t>
      </w:r>
      <w:proofErr w:type="spellStart"/>
      <w:r>
        <w:t>runup</w:t>
      </w:r>
      <w:proofErr w:type="spellEnd"/>
      <w:r>
        <w:t>:</w:t>
      </w:r>
    </w:p>
    <w:p w:rsidR="00040080" w:rsidRDefault="00040080" w:rsidP="00040080">
      <w:pPr>
        <w:pStyle w:val="HdWequationline"/>
      </w:pPr>
      <w:r w:rsidRPr="00A373F3">
        <w:tab/>
      </w:r>
      <w:r w:rsidR="009075D5" w:rsidRPr="0034222E">
        <w:rPr>
          <w:noProof/>
          <w:position w:val="-14"/>
        </w:rPr>
        <w:object w:dxaOrig="859" w:dyaOrig="360">
          <v:shape id="_x0000_i1081" type="#_x0000_t75" style="width:43.2pt;height:18pt" o:ole="">
            <v:imagedata r:id="rId140" o:title=""/>
          </v:shape>
          <o:OLEObject Type="Embed" ProgID="Equation.DSMT4" ShapeID="_x0000_i1081" DrawAspect="Content" ObjectID="_1570627296" r:id="rId141"/>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57</w:instrText>
        </w:r>
      </w:fldSimple>
      <w:r>
        <w:instrText>)</w:instrText>
      </w:r>
      <w:r>
        <w:fldChar w:fldCharType="end"/>
      </w:r>
    </w:p>
    <w:p w:rsidR="00D52C45" w:rsidRDefault="00D52C45" w:rsidP="00D52C45">
      <w:pPr>
        <w:pStyle w:val="HdWequationline"/>
      </w:pPr>
      <w:r w:rsidRPr="00A373F3">
        <w:tab/>
      </w:r>
      <w:r w:rsidR="009075D5" w:rsidRPr="00D52C45">
        <w:rPr>
          <w:noProof/>
          <w:position w:val="-10"/>
        </w:rPr>
        <w:object w:dxaOrig="4500" w:dyaOrig="320">
          <v:shape id="_x0000_i1082" type="#_x0000_t75" style="width:225.25pt;height:16.45pt" o:ole="">
            <v:imagedata r:id="rId142" o:title=""/>
          </v:shape>
          <o:OLEObject Type="Embed" ProgID="Equation.DSMT4" ShapeID="_x0000_i1082" DrawAspect="Content" ObjectID="_1570627297" r:id="rId143"/>
        </w:object>
      </w:r>
      <w:r>
        <w:t xml:space="preserve"> </w:t>
      </w:r>
      <w:proofErr w:type="gramStart"/>
      <w:r>
        <w:t>m</w:t>
      </w:r>
      <w:proofErr w:type="gramEnd"/>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58</w:instrText>
        </w:r>
      </w:fldSimple>
      <w:r>
        <w:instrText>)</w:instrText>
      </w:r>
      <w:r>
        <w:fldChar w:fldCharType="end"/>
      </w:r>
    </w:p>
    <w:p w:rsidR="00347C5E" w:rsidRDefault="00347C5E" w:rsidP="009E030B"/>
    <w:p w:rsidR="00FE0616" w:rsidRDefault="00FE0616" w:rsidP="00034C2B">
      <w:pPr>
        <w:pStyle w:val="HdWtussenkopje"/>
      </w:pPr>
      <w:r>
        <w:t>Wave overtopping discharge:</w:t>
      </w:r>
    </w:p>
    <w:p w:rsidR="00040080" w:rsidRDefault="00040080" w:rsidP="00040080">
      <w:pPr>
        <w:pStyle w:val="HdWequationline"/>
      </w:pPr>
      <w:r w:rsidRPr="00A373F3">
        <w:tab/>
      </w:r>
      <w:r w:rsidR="009075D5" w:rsidRPr="0034222E">
        <w:rPr>
          <w:noProof/>
          <w:position w:val="-14"/>
        </w:rPr>
        <w:object w:dxaOrig="859" w:dyaOrig="360">
          <v:shape id="_x0000_i1083" type="#_x0000_t75" style="width:43.2pt;height:18pt" o:ole="">
            <v:imagedata r:id="rId144" o:title=""/>
          </v:shape>
          <o:OLEObject Type="Embed" ProgID="Equation.DSMT4" ShapeID="_x0000_i1083" DrawAspect="Content" ObjectID="_1570627298" r:id="rId145"/>
        </w:objec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59</w:instrText>
        </w:r>
      </w:fldSimple>
      <w:r>
        <w:instrText>)</w:instrText>
      </w:r>
      <w:r>
        <w:fldChar w:fldCharType="end"/>
      </w:r>
    </w:p>
    <w:p w:rsidR="00D52C45" w:rsidRDefault="00FE0616" w:rsidP="009E030B">
      <w:r>
        <w:t xml:space="preserve">Non dimensional </w:t>
      </w:r>
      <w:r w:rsidR="00DE632E">
        <w:t>w</w:t>
      </w:r>
      <w:r w:rsidR="00D52C45">
        <w:t>ave overtopping discharge</w:t>
      </w:r>
      <w:r>
        <w:t xml:space="preserve"> for breaking waves</w:t>
      </w:r>
      <w:r w:rsidR="00D52C45">
        <w:t>:</w:t>
      </w:r>
    </w:p>
    <w:p w:rsidR="00034C2B" w:rsidRDefault="00034C2B" w:rsidP="009E030B"/>
    <w:p w:rsidR="00D52C45" w:rsidRDefault="00D52C45" w:rsidP="00D52C45">
      <w:pPr>
        <w:pStyle w:val="HdWequationline"/>
      </w:pPr>
      <w:r w:rsidRPr="00A373F3">
        <w:tab/>
      </w:r>
      <w:r w:rsidR="009075D5" w:rsidRPr="00753C36">
        <w:rPr>
          <w:noProof/>
          <w:position w:val="-26"/>
        </w:rPr>
        <w:object w:dxaOrig="5980" w:dyaOrig="620">
          <v:shape id="_x0000_i1084" type="#_x0000_t75" style="width:298.8pt;height:31.35pt" o:ole="">
            <v:imagedata r:id="rId146" o:title=""/>
          </v:shape>
          <o:OLEObject Type="Embed" ProgID="Equation.DSMT4" ShapeID="_x0000_i1084" DrawAspect="Content" ObjectID="_1570627299" r:id="rId147"/>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60</w:instrText>
        </w:r>
      </w:fldSimple>
      <w:r>
        <w:instrText>)</w:instrText>
      </w:r>
      <w:r>
        <w:fldChar w:fldCharType="end"/>
      </w:r>
    </w:p>
    <w:p w:rsidR="00460FCB" w:rsidRDefault="00460FCB" w:rsidP="00460FCB">
      <w:pPr>
        <w:pStyle w:val="HdWequationline"/>
      </w:pPr>
      <w:r w:rsidRPr="00A373F3">
        <w:tab/>
      </w:r>
      <w:r w:rsidR="009075D5" w:rsidRPr="00460FCB">
        <w:rPr>
          <w:noProof/>
          <w:position w:val="-10"/>
        </w:rPr>
        <w:object w:dxaOrig="1880" w:dyaOrig="340">
          <v:shape id="_x0000_i1085" type="#_x0000_t75" style="width:94.1pt;height:16.95pt" o:ole="">
            <v:imagedata r:id="rId148" o:title=""/>
          </v:shape>
          <o:OLEObject Type="Embed" ProgID="Equation.DSMT4" ShapeID="_x0000_i1085" DrawAspect="Content" ObjectID="_1570627300" r:id="rId149"/>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61</w:instrText>
        </w:r>
      </w:fldSimple>
      <w:r>
        <w:instrText>)</w:instrText>
      </w:r>
      <w:r>
        <w:fldChar w:fldCharType="end"/>
      </w:r>
    </w:p>
    <w:p w:rsidR="00FE0616" w:rsidRDefault="00FE0616" w:rsidP="00FE0616"/>
    <w:p w:rsidR="00FE0616" w:rsidRDefault="00FE0616" w:rsidP="00FE0616">
      <w:r>
        <w:t xml:space="preserve">Non dimensional </w:t>
      </w:r>
      <w:r w:rsidR="00DE632E">
        <w:t>w</w:t>
      </w:r>
      <w:r>
        <w:t>ave overtopping discharge for non-breaking waves:</w:t>
      </w:r>
    </w:p>
    <w:p w:rsidR="00D52C45" w:rsidRDefault="00D52C45" w:rsidP="009E030B"/>
    <w:p w:rsidR="00FE0616" w:rsidRDefault="00FE0616" w:rsidP="00FE0616">
      <w:pPr>
        <w:pStyle w:val="HdWequationline"/>
      </w:pPr>
      <w:r w:rsidRPr="00A373F3">
        <w:tab/>
      </w:r>
      <w:r w:rsidR="009075D5" w:rsidRPr="00FE0616">
        <w:rPr>
          <w:noProof/>
          <w:position w:val="-26"/>
        </w:rPr>
        <w:object w:dxaOrig="5240" w:dyaOrig="620">
          <v:shape id="_x0000_i1086" type="#_x0000_t75" style="width:262.8pt;height:31.35pt" o:ole="">
            <v:imagedata r:id="rId150" o:title=""/>
          </v:shape>
          <o:OLEObject Type="Embed" ProgID="Equation.DSMT4" ShapeID="_x0000_i1086" DrawAspect="Content" ObjectID="_1570627301" r:id="rId151"/>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62</w:instrText>
        </w:r>
      </w:fldSimple>
      <w:r>
        <w:instrText>)</w:instrText>
      </w:r>
      <w:r>
        <w:fldChar w:fldCharType="end"/>
      </w:r>
    </w:p>
    <w:p w:rsidR="009C77BC" w:rsidRDefault="009C77BC" w:rsidP="00FE0616"/>
    <w:p w:rsidR="00FE0616" w:rsidRDefault="00FE0616" w:rsidP="00FE0616">
      <w:r>
        <w:t>Overtopping discharge:</w:t>
      </w:r>
    </w:p>
    <w:p w:rsidR="00034C2B" w:rsidRPr="00FE0616" w:rsidRDefault="00034C2B" w:rsidP="00FE0616"/>
    <w:p w:rsidR="00FE0616" w:rsidRDefault="00FE0616" w:rsidP="00FE0616">
      <w:pPr>
        <w:pStyle w:val="HdWequationline"/>
      </w:pPr>
      <w:r>
        <w:tab/>
      </w:r>
      <w:r w:rsidR="009075D5" w:rsidRPr="00FE0616">
        <w:rPr>
          <w:noProof/>
          <w:position w:val="-12"/>
        </w:rPr>
        <w:object w:dxaOrig="3940" w:dyaOrig="400">
          <v:shape id="_x0000_i1087" type="#_x0000_t75" style="width:196.95pt;height:20.05pt" o:ole="">
            <v:imagedata r:id="rId152" o:title=""/>
          </v:shape>
          <o:OLEObject Type="Embed" ProgID="Equation.DSMT4" ShapeID="_x0000_i1087" DrawAspect="Content" ObjectID="_1570627302" r:id="rId153"/>
        </w:object>
      </w:r>
      <w:r w:rsidR="00040080">
        <w:t xml:space="preserve">  </w:t>
      </w:r>
      <w:proofErr w:type="gramStart"/>
      <w:r w:rsidR="00040080">
        <w:t>m</w:t>
      </w:r>
      <w:r w:rsidR="00040080" w:rsidRPr="00040080">
        <w:rPr>
          <w:vertAlign w:val="superscript"/>
        </w:rPr>
        <w:t>3</w:t>
      </w:r>
      <w:r w:rsidR="00040080">
        <w:t>/m/s</w:t>
      </w:r>
      <w:proofErr w:type="gramEnd"/>
      <w:r>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63</w:instrText>
        </w:r>
      </w:fldSimple>
      <w:r>
        <w:instrText>)</w:instrText>
      </w:r>
      <w:r>
        <w:fldChar w:fldCharType="end"/>
      </w:r>
    </w:p>
    <w:p w:rsidR="00FE0616" w:rsidRDefault="00FE0616" w:rsidP="009E030B"/>
    <w:p w:rsidR="00D52C45" w:rsidRDefault="009C77BC" w:rsidP="00034C2B">
      <w:pPr>
        <w:pStyle w:val="HdWtussenkopje"/>
      </w:pPr>
      <w:r>
        <w:t>Limit state</w:t>
      </w:r>
      <w:r w:rsidR="00D52C45">
        <w:t xml:space="preserve"> function:</w:t>
      </w:r>
    </w:p>
    <w:p w:rsidR="00BF59EA" w:rsidRPr="0010782A" w:rsidRDefault="00BF59EA" w:rsidP="00BF59EA">
      <w:pPr>
        <w:pStyle w:val="HdWequationline"/>
      </w:pPr>
      <w:r w:rsidRPr="0010782A">
        <w:tab/>
      </w:r>
      <w:r w:rsidR="009075D5" w:rsidRPr="007E428B">
        <w:rPr>
          <w:noProof/>
          <w:position w:val="-16"/>
        </w:rPr>
        <w:object w:dxaOrig="5220" w:dyaOrig="420">
          <v:shape id="_x0000_i1088" type="#_x0000_t75" style="width:260.75pt;height:21.1pt" o:ole="">
            <v:imagedata r:id="rId154" o:title=""/>
          </v:shape>
          <o:OLEObject Type="Embed" ProgID="Equation.DSMT4" ShapeID="_x0000_i1088" DrawAspect="Content" ObjectID="_1570627303" r:id="rId155"/>
        </w:object>
      </w:r>
      <w:r w:rsidRPr="0010782A">
        <w:t xml:space="preserve"> </w:t>
      </w:r>
      <w:r w:rsidRPr="0010782A">
        <w:tab/>
      </w:r>
      <w:r>
        <w:fldChar w:fldCharType="begin"/>
      </w:r>
      <w:r>
        <w:instrText xml:space="preserve"> MACROBUTTON MTPlaceRef \* MERGEFORMAT </w:instrText>
      </w:r>
      <w:fldSimple w:instr=" SEQ MTEqn \h \* MERGEFORMAT "/>
      <w:r>
        <w:instrText>(</w:instrText>
      </w:r>
      <w:fldSimple w:instr=" SEQ MTSec \c \* Arabic \* MERGEFORMAT ">
        <w:r w:rsidR="00761A37">
          <w:rPr>
            <w:noProof/>
          </w:rPr>
          <w:instrText>2</w:instrText>
        </w:r>
      </w:fldSimple>
      <w:r>
        <w:instrText>.</w:instrText>
      </w:r>
      <w:fldSimple w:instr=" SEQ MTEqn \c \* Arabic \* MERGEFORMAT ">
        <w:r w:rsidR="00761A37">
          <w:rPr>
            <w:noProof/>
          </w:rPr>
          <w:instrText>64</w:instrText>
        </w:r>
      </w:fldSimple>
      <w:r>
        <w:instrText>)</w:instrText>
      </w:r>
      <w:r>
        <w:fldChar w:fldCharType="end"/>
      </w:r>
    </w:p>
    <w:p w:rsidR="00D52C45" w:rsidRDefault="00D52C45" w:rsidP="009E030B"/>
    <w:p w:rsidR="004D55F4" w:rsidRDefault="004D55F4" w:rsidP="005C0002"/>
    <w:p w:rsidR="004D55F4" w:rsidRDefault="004D55F4" w:rsidP="005C0002">
      <w:pPr>
        <w:sectPr w:rsidR="004D55F4" w:rsidSect="00255B9B">
          <w:type w:val="oddPage"/>
          <w:pgSz w:w="11906" w:h="16838" w:code="9"/>
          <w:pgMar w:top="2552" w:right="1094" w:bottom="1077" w:left="2098" w:header="822" w:footer="199" w:gutter="0"/>
          <w:paperSrc w:first="1" w:other="1"/>
          <w:cols w:space="708"/>
          <w:docGrid w:linePitch="360"/>
        </w:sectPr>
      </w:pPr>
    </w:p>
    <w:p w:rsidR="00FB3C01" w:rsidRDefault="00A94EB6" w:rsidP="005C0002">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287"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begin"/>
      </w:r>
      <w:r w:rsidRPr="00CD7FF2">
        <w:rPr>
          <w:rStyle w:val="Hidden"/>
        </w:rPr>
        <w:instrText xml:space="preserve"> SEQ MTSec \h \* MERGEFORMAT </w:instrText>
      </w:r>
      <w:del w:id="288"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end"/>
      </w:r>
      <w:bookmarkStart w:id="289" w:name="_Ref496019202"/>
      <w:bookmarkStart w:id="290" w:name="_Ref496019209"/>
      <w:bookmarkStart w:id="291" w:name="_Toc496599839"/>
      <w:r w:rsidR="00A726F3">
        <w:t>Tests on trends in results</w:t>
      </w:r>
      <w:bookmarkEnd w:id="289"/>
      <w:bookmarkEnd w:id="290"/>
      <w:bookmarkEnd w:id="291"/>
    </w:p>
    <w:p w:rsidR="00181956" w:rsidRDefault="00181956" w:rsidP="00181956">
      <w:pPr>
        <w:pStyle w:val="Heading2"/>
      </w:pPr>
      <w:bookmarkStart w:id="292" w:name="_Toc496599840"/>
      <w:r>
        <w:t>Test concept</w:t>
      </w:r>
      <w:bookmarkEnd w:id="292"/>
    </w:p>
    <w:p w:rsidR="00181956" w:rsidRDefault="00181956" w:rsidP="00181956">
      <w:pPr>
        <w:keepNext/>
      </w:pPr>
    </w:p>
    <w:p w:rsidR="003E0C8A" w:rsidRDefault="003E0C8A" w:rsidP="00181956">
      <w:r>
        <w:t>Especially for the application of the kernel within a probabilistic environment, the continuity and correctness of the trends in computational results are important.</w:t>
      </w:r>
    </w:p>
    <w:p w:rsidR="003E0C8A" w:rsidRDefault="003E0C8A" w:rsidP="00181956"/>
    <w:p w:rsidR="00181956" w:rsidRDefault="00181956" w:rsidP="00181956">
      <w:r>
        <w:t xml:space="preserve">The tests </w:t>
      </w:r>
      <w:r w:rsidR="00CE7FA1">
        <w:t xml:space="preserve">on trends </w:t>
      </w:r>
      <w:r>
        <w:t>consist of several test series in which certain input parameters, for example the wave height or segment slope, are varied to determine their effect on the main output, namely: the 2% wave run-up height and the mean wave overtopping discharge.</w:t>
      </w:r>
    </w:p>
    <w:p w:rsidR="00181956" w:rsidRDefault="00181956" w:rsidP="00181956"/>
    <w:p w:rsidR="00181956" w:rsidRDefault="00181956" w:rsidP="00181956">
      <w:r>
        <w:t>Tests are carried out for different types of cross sections of flood defences, with increasing complexity, beginning with a cross section with only one segment, then a cross section with two segments, and so on, up to a cross section with five segments, consisting of both slope segments and berms.</w:t>
      </w:r>
    </w:p>
    <w:p w:rsidR="00181956" w:rsidRDefault="00181956" w:rsidP="00181956"/>
    <w:p w:rsidR="005C0083" w:rsidRDefault="00181956" w:rsidP="00181956">
      <w:r>
        <w:t>For each cross section a number of test series is constructe</w:t>
      </w:r>
      <w:r w:rsidR="005C0083">
        <w:t>d, characterized by (respectively):</w:t>
      </w:r>
      <w:r>
        <w:t xml:space="preserve"> </w:t>
      </w:r>
    </w:p>
    <w:p w:rsidR="005C0083" w:rsidRDefault="005C0083" w:rsidP="00181956">
      <w:pPr>
        <w:numPr>
          <w:ilvl w:val="0"/>
          <w:numId w:val="13"/>
        </w:numPr>
      </w:pPr>
      <w:r>
        <w:t xml:space="preserve">varying </w:t>
      </w:r>
      <w:r w:rsidR="00E049A4">
        <w:t xml:space="preserve">load </w:t>
      </w:r>
      <w:r>
        <w:t>(</w:t>
      </w:r>
      <w:r w:rsidR="00E049A4">
        <w:t xml:space="preserve">i.e. </w:t>
      </w:r>
      <w:r w:rsidR="00181956">
        <w:t>water level and wave parameters</w:t>
      </w:r>
      <w:r>
        <w:t>);</w:t>
      </w:r>
    </w:p>
    <w:p w:rsidR="005C0083" w:rsidRDefault="005C0083" w:rsidP="00181956">
      <w:pPr>
        <w:numPr>
          <w:ilvl w:val="0"/>
          <w:numId w:val="13"/>
        </w:numPr>
      </w:pPr>
      <w:r>
        <w:t>varying geometry of the structure;</w:t>
      </w:r>
    </w:p>
    <w:p w:rsidR="00181956" w:rsidRDefault="005C0083" w:rsidP="00181956">
      <w:pPr>
        <w:numPr>
          <w:ilvl w:val="0"/>
          <w:numId w:val="13"/>
        </w:numPr>
      </w:pPr>
      <w:proofErr w:type="gramStart"/>
      <w:r>
        <w:t>varying</w:t>
      </w:r>
      <w:proofErr w:type="gramEnd"/>
      <w:r>
        <w:t xml:space="preserve"> </w:t>
      </w:r>
      <w:r w:rsidR="00181956">
        <w:t xml:space="preserve">roughness of the different </w:t>
      </w:r>
      <w:r>
        <w:t xml:space="preserve">structure </w:t>
      </w:r>
      <w:r w:rsidR="00181956">
        <w:t>segments</w:t>
      </w:r>
      <w:r>
        <w:t>.</w:t>
      </w:r>
    </w:p>
    <w:p w:rsidR="00181956" w:rsidRDefault="00181956" w:rsidP="00181956"/>
    <w:p w:rsidR="00E71284" w:rsidRDefault="00E71284" w:rsidP="00E71284">
      <w:pPr>
        <w:pStyle w:val="HdWtussenkopje"/>
      </w:pPr>
      <w:r>
        <w:t>Expected results</w:t>
      </w:r>
    </w:p>
    <w:p w:rsidR="00E71284" w:rsidRPr="00E71284" w:rsidRDefault="00E71284" w:rsidP="00E71284">
      <w:r>
        <w:t>General:</w:t>
      </w:r>
    </w:p>
    <w:p w:rsidR="00E71284" w:rsidRDefault="00E71284" w:rsidP="00E71284">
      <w:pPr>
        <w:numPr>
          <w:ilvl w:val="0"/>
          <w:numId w:val="13"/>
        </w:numPr>
      </w:pPr>
      <w:r>
        <w:t>The trends should not show any discontinuities, like jumps or missing data. (Buckling points, i.e. discontinuities in first derivative, may be expected though).</w:t>
      </w:r>
    </w:p>
    <w:p w:rsidR="00E71284" w:rsidRDefault="00E71284" w:rsidP="00E71284"/>
    <w:p w:rsidR="00E71284" w:rsidRDefault="00E71284" w:rsidP="00E71284">
      <w:r>
        <w:t xml:space="preserve">The expected results for the </w:t>
      </w:r>
      <w:r w:rsidR="00CE7FA1">
        <w:t xml:space="preserve">varying load </w:t>
      </w:r>
      <w:r>
        <w:t>test series are as follows:</w:t>
      </w:r>
    </w:p>
    <w:p w:rsidR="00E71284" w:rsidRDefault="00E71284" w:rsidP="00E71284">
      <w:pPr>
        <w:numPr>
          <w:ilvl w:val="0"/>
          <w:numId w:val="13"/>
        </w:numPr>
      </w:pPr>
      <w:r>
        <w:t>If the water level increases the run-up level and the overtopping discharge increase.</w:t>
      </w:r>
    </w:p>
    <w:p w:rsidR="00E71284" w:rsidRDefault="00E71284" w:rsidP="00E71284">
      <w:pPr>
        <w:numPr>
          <w:ilvl w:val="0"/>
          <w:numId w:val="13"/>
        </w:numPr>
      </w:pPr>
      <w:r>
        <w:t>If the wave height increases the run-up level and the overtopping discharge increase.</w:t>
      </w:r>
    </w:p>
    <w:p w:rsidR="00E71284" w:rsidRDefault="00E71284" w:rsidP="00E71284">
      <w:pPr>
        <w:numPr>
          <w:ilvl w:val="0"/>
          <w:numId w:val="13"/>
        </w:numPr>
      </w:pPr>
      <w:r>
        <w:t>If the wave steepness increases the run-up level and the overtopping discharge decrease.</w:t>
      </w:r>
    </w:p>
    <w:p w:rsidR="00E71284" w:rsidRDefault="00E71284" w:rsidP="00E71284">
      <w:pPr>
        <w:numPr>
          <w:ilvl w:val="0"/>
          <w:numId w:val="13"/>
        </w:numPr>
      </w:pPr>
      <w:r>
        <w:t>If the wave direction increases the run-up level and the overtopping discharge decrease.</w:t>
      </w:r>
    </w:p>
    <w:p w:rsidR="00E71284" w:rsidRDefault="00E71284" w:rsidP="00E71284">
      <w:pPr>
        <w:spacing w:line="240" w:lineRule="auto"/>
        <w:jc w:val="left"/>
      </w:pPr>
    </w:p>
    <w:p w:rsidR="00E71284" w:rsidRDefault="00E71284" w:rsidP="00E71284">
      <w:r>
        <w:t>The expected results for the cross section specific test series are as follows:</w:t>
      </w:r>
    </w:p>
    <w:p w:rsidR="00E71284" w:rsidRDefault="00E71284" w:rsidP="00E71284">
      <w:pPr>
        <w:numPr>
          <w:ilvl w:val="0"/>
          <w:numId w:val="13"/>
        </w:numPr>
      </w:pPr>
      <w:r>
        <w:t>If the slope decreases the run-up level and the overtopping discharge decrease.</w:t>
      </w:r>
    </w:p>
    <w:p w:rsidR="00E71284" w:rsidRDefault="00E71284" w:rsidP="00E71284">
      <w:pPr>
        <w:numPr>
          <w:ilvl w:val="0"/>
          <w:numId w:val="13"/>
        </w:numPr>
      </w:pPr>
      <w:r>
        <w:t>If the length of a berm increases the run-up level and the overtopping discharge decrease.</w:t>
      </w:r>
    </w:p>
    <w:p w:rsidR="00E71284" w:rsidRDefault="00E71284" w:rsidP="00E71284"/>
    <w:p w:rsidR="00E71284" w:rsidRDefault="00E71284" w:rsidP="00E71284">
      <w:r>
        <w:t>The expected results for the roughness specific test series are as follows:</w:t>
      </w:r>
    </w:p>
    <w:p w:rsidR="00E71284" w:rsidRDefault="00E71284" w:rsidP="00E71284">
      <w:pPr>
        <w:numPr>
          <w:ilvl w:val="0"/>
          <w:numId w:val="13"/>
        </w:numPr>
      </w:pPr>
      <w:r>
        <w:t>If the roughness coefficient decreases the run-up level and the overtopping discharge decrease.</w:t>
      </w:r>
    </w:p>
    <w:p w:rsidR="00E71284" w:rsidRDefault="00E71284" w:rsidP="00181956"/>
    <w:p w:rsidR="00CE7FA1" w:rsidRDefault="00CE7FA1" w:rsidP="00CE7FA1">
      <w:r>
        <w:t>A test result is regarded 'OK' if computed results - written in ASCII output files - are (within a very small margin) equal to computational results from an earlier version of the kernel. These reference results are considered correct, based on the following analysis:</w:t>
      </w:r>
    </w:p>
    <w:p w:rsidR="00CE7FA1" w:rsidRDefault="00CE7FA1" w:rsidP="00CE7FA1">
      <w:pPr>
        <w:numPr>
          <w:ilvl w:val="0"/>
          <w:numId w:val="13"/>
        </w:numPr>
      </w:pPr>
      <w:r>
        <w:t>By visual inspection of output graphs it is verified if trends in the results from test series agree with the expected trends.</w:t>
      </w:r>
    </w:p>
    <w:p w:rsidR="00CE7FA1" w:rsidRDefault="00CE7FA1" w:rsidP="00CE7FA1">
      <w:pPr>
        <w:numPr>
          <w:ilvl w:val="0"/>
          <w:numId w:val="13"/>
        </w:numPr>
      </w:pPr>
      <w:r>
        <w:t>Occasional disagreement between observed and expected trends can be explained on the basis of the specific conditions and the original formulas and/or intermediate computational results.</w:t>
      </w:r>
    </w:p>
    <w:p w:rsidR="00CE7FA1" w:rsidRDefault="00CE7FA1" w:rsidP="00CE7FA1"/>
    <w:p w:rsidR="00CE7FA1" w:rsidRDefault="00CE7FA1" w:rsidP="00181956">
      <w:r>
        <w:t xml:space="preserve">In fact, however, there are still some tests in which the reference results </w:t>
      </w:r>
      <w:r w:rsidR="005C3EB9">
        <w:t xml:space="preserve">do not </w:t>
      </w:r>
      <w:r w:rsidR="003E0C8A">
        <w:t xml:space="preserve">fully </w:t>
      </w:r>
      <w:r w:rsidR="005C3EB9">
        <w:t>agree with the expectations</w:t>
      </w:r>
      <w:r w:rsidR="00C04CB2">
        <w:t>, as will be described in the Test Report</w:t>
      </w:r>
      <w:r w:rsidR="005C3EB9">
        <w:t xml:space="preserve">. </w:t>
      </w:r>
      <w:r w:rsidR="003E0C8A">
        <w:t xml:space="preserve">These </w:t>
      </w:r>
      <w:r w:rsidR="00C04CB2">
        <w:t xml:space="preserve">disagreements (still) </w:t>
      </w:r>
      <w:r w:rsidR="003E0C8A">
        <w:t>require additional analysis</w:t>
      </w:r>
      <w:r w:rsidR="00C04CB2">
        <w:t>.</w:t>
      </w:r>
      <w:r w:rsidR="003E0C8A">
        <w:t xml:space="preserve"> </w:t>
      </w:r>
      <w:r w:rsidR="00C04CB2">
        <w:t>I</w:t>
      </w:r>
      <w:r w:rsidR="003E0C8A">
        <w:t>t is quite well possible that disagreement</w:t>
      </w:r>
      <w:r w:rsidR="00C04CB2">
        <w:t>s</w:t>
      </w:r>
      <w:r w:rsidR="003E0C8A">
        <w:t xml:space="preserve"> result from the design of the computational procedure. In that case, the Functional </w:t>
      </w:r>
      <w:r w:rsidR="00C04CB2">
        <w:t>D</w:t>
      </w:r>
      <w:r w:rsidR="003E0C8A">
        <w:t>esign should be adapted</w:t>
      </w:r>
      <w:r w:rsidR="00C04CB2">
        <w:t>. This uncertainty on the source of remaining disagreements is a weak point of this test cluster.</w:t>
      </w:r>
    </w:p>
    <w:p w:rsidR="00CE7FA1" w:rsidRPr="00181956" w:rsidRDefault="00CE7FA1" w:rsidP="00181956"/>
    <w:p w:rsidR="00A726F3" w:rsidRDefault="00A726F3" w:rsidP="00A726F3">
      <w:pPr>
        <w:pStyle w:val="Heading2"/>
      </w:pPr>
      <w:bookmarkStart w:id="293" w:name="_Ref430614466"/>
      <w:bookmarkStart w:id="294" w:name="_Ref431289055"/>
      <w:bookmarkStart w:id="295" w:name="_Toc496599841"/>
      <w:r>
        <w:t>Basic t</w:t>
      </w:r>
      <w:r w:rsidRPr="00A94EB6">
        <w:t xml:space="preserve">est series </w:t>
      </w:r>
      <w:r>
        <w:t>of varying load conditions</w:t>
      </w:r>
      <w:bookmarkEnd w:id="293"/>
      <w:bookmarkEnd w:id="294"/>
      <w:bookmarkEnd w:id="295"/>
    </w:p>
    <w:p w:rsidR="00A94EB6" w:rsidRDefault="00A726F3" w:rsidP="00A726F3">
      <w:pPr>
        <w:pStyle w:val="Heading3"/>
      </w:pPr>
      <w:bookmarkStart w:id="296" w:name="_Toc496599842"/>
      <w:bookmarkStart w:id="297" w:name="_Ref496599905"/>
      <w:r>
        <w:t>S</w:t>
      </w:r>
      <w:r w:rsidR="00A94EB6" w:rsidRPr="00A94EB6">
        <w:t xml:space="preserve">eries </w:t>
      </w:r>
      <w:r w:rsidR="00B46CED">
        <w:t xml:space="preserve">of </w:t>
      </w:r>
      <w:r w:rsidR="00194E97">
        <w:t xml:space="preserve">varying </w:t>
      </w:r>
      <w:r w:rsidR="00B46CED">
        <w:t xml:space="preserve">load conditions </w:t>
      </w:r>
      <w:r w:rsidR="00A94EB6" w:rsidRPr="00A94EB6">
        <w:t>for each cross section</w:t>
      </w:r>
      <w:bookmarkEnd w:id="296"/>
      <w:bookmarkEnd w:id="297"/>
    </w:p>
    <w:p w:rsidR="00A94EB6" w:rsidRDefault="00A94EB6" w:rsidP="007E7957">
      <w:pPr>
        <w:keepNext/>
        <w:spacing w:line="240" w:lineRule="auto"/>
        <w:jc w:val="left"/>
      </w:pPr>
    </w:p>
    <w:p w:rsidR="00A94EB6" w:rsidRDefault="00A94EB6" w:rsidP="00194E97">
      <w:r>
        <w:t>The overtopping module has four input parameters</w:t>
      </w:r>
      <w:r w:rsidR="00194E97">
        <w:t xml:space="preserve"> describing the load conditions</w:t>
      </w:r>
      <w:r>
        <w:t xml:space="preserve">: water level, </w:t>
      </w:r>
      <w:r w:rsidR="00B46B6B">
        <w:t xml:space="preserve">significant spectral </w:t>
      </w:r>
      <w:r>
        <w:t>wave height, wave period (spectral wave period) and the wave direction. In practice the wave height and the wave period are correlated. For instance: a large wave height in combination with a short wave period is</w:t>
      </w:r>
      <w:r w:rsidR="00B46B6B">
        <w:t xml:space="preserve"> </w:t>
      </w:r>
      <w:r>
        <w:t>n</w:t>
      </w:r>
      <w:r w:rsidR="00B46B6B">
        <w:t>o</w:t>
      </w:r>
      <w:r>
        <w:t>t very likely. This combination gives steep waves. The steepness of a wave can be computed by</w:t>
      </w:r>
    </w:p>
    <w:p w:rsidR="00B46CED" w:rsidRDefault="00B46CED" w:rsidP="00A94EB6">
      <w:pPr>
        <w:spacing w:line="240" w:lineRule="auto"/>
        <w:jc w:val="left"/>
      </w:pPr>
    </w:p>
    <w:p w:rsidR="00B22365" w:rsidRDefault="00B22365" w:rsidP="00B22365">
      <w:pPr>
        <w:pStyle w:val="HdWequationline"/>
      </w:pPr>
      <w:r w:rsidRPr="00A373F3">
        <w:tab/>
      </w:r>
      <w:r w:rsidR="009075D5" w:rsidRPr="00B22365">
        <w:rPr>
          <w:noProof/>
          <w:position w:val="-28"/>
        </w:rPr>
        <w:object w:dxaOrig="1300" w:dyaOrig="639">
          <v:shape id="_x0000_i1089" type="#_x0000_t75" style="width:64.8pt;height:31.35pt" o:ole="">
            <v:imagedata r:id="rId156" o:title=""/>
          </v:shape>
          <o:OLEObject Type="Embed" ProgID="Equation.DSMT4" ShapeID="_x0000_i1089" DrawAspect="Content" ObjectID="_1570627304" r:id="rId157"/>
        </w:object>
      </w:r>
      <w:r w:rsidRPr="000A5748">
        <w:tab/>
      </w:r>
      <w:r>
        <w:fldChar w:fldCharType="begin"/>
      </w:r>
      <w:r>
        <w:instrText xml:space="preserve"> MACROBUTTON MTPlaceRef \* MERGEFORMAT </w:instrText>
      </w:r>
      <w:fldSimple w:instr=" SEQ MTEqn \h \* MERGEFORMAT "/>
      <w:bookmarkStart w:id="298" w:name="ZEqnNum316290"/>
      <w:r>
        <w:instrText>(</w:instrText>
      </w:r>
      <w:fldSimple w:instr=" SEQ MTSec \c \* Arabic \* MERGEFORMAT ">
        <w:r w:rsidR="00761A37">
          <w:rPr>
            <w:noProof/>
          </w:rPr>
          <w:instrText>3</w:instrText>
        </w:r>
      </w:fldSimple>
      <w:r>
        <w:instrText>.</w:instrText>
      </w:r>
      <w:fldSimple w:instr=" SEQ MTEqn \c \* Arabic \* MERGEFORMAT ">
        <w:r w:rsidR="00761A37">
          <w:rPr>
            <w:noProof/>
          </w:rPr>
          <w:instrText>1</w:instrText>
        </w:r>
      </w:fldSimple>
      <w:r>
        <w:instrText>)</w:instrText>
      </w:r>
      <w:bookmarkEnd w:id="298"/>
      <w:r>
        <w:fldChar w:fldCharType="end"/>
      </w:r>
    </w:p>
    <w:p w:rsidR="00B46CED" w:rsidRDefault="00B46CED" w:rsidP="00A94EB6">
      <w:pPr>
        <w:spacing w:line="240" w:lineRule="auto"/>
        <w:jc w:val="left"/>
      </w:pPr>
    </w:p>
    <w:p w:rsidR="00A94EB6" w:rsidRDefault="00A94EB6" w:rsidP="00A94EB6">
      <w:pPr>
        <w:spacing w:line="240" w:lineRule="auto"/>
        <w:jc w:val="left"/>
      </w:pPr>
      <w:proofErr w:type="gramStart"/>
      <w:r>
        <w:t>with</w:t>
      </w:r>
      <w:proofErr w:type="gramEnd"/>
    </w:p>
    <w:p w:rsidR="00A94EB6" w:rsidRDefault="00A94EB6" w:rsidP="00A94EB6">
      <w:pPr>
        <w:spacing w:line="240" w:lineRule="auto"/>
        <w:jc w:val="left"/>
      </w:pPr>
      <w:r>
        <w:tab/>
      </w:r>
      <w:proofErr w:type="gramStart"/>
      <w:r w:rsidR="00B22365">
        <w:t>s</w:t>
      </w:r>
      <w:r w:rsidR="00836DF5">
        <w:rPr>
          <w:vertAlign w:val="subscript"/>
        </w:rPr>
        <w:t>o</w:t>
      </w:r>
      <w:proofErr w:type="gramEnd"/>
      <w:r>
        <w:tab/>
        <w:t xml:space="preserve">the wave steepness </w:t>
      </w:r>
      <w:r w:rsidR="00836DF5">
        <w:t>(</w:t>
      </w:r>
      <w:r>
        <w:t>-</w:t>
      </w:r>
      <w:r w:rsidR="00B22365">
        <w:t>)</w:t>
      </w:r>
    </w:p>
    <w:p w:rsidR="00A94EB6" w:rsidRDefault="00A94EB6" w:rsidP="00A94EB6">
      <w:pPr>
        <w:spacing w:line="240" w:lineRule="auto"/>
        <w:jc w:val="left"/>
      </w:pPr>
      <w:r>
        <w:tab/>
        <w:t>H</w:t>
      </w:r>
      <w:r w:rsidRPr="00836DF5">
        <w:rPr>
          <w:vertAlign w:val="subscript"/>
        </w:rPr>
        <w:t>m0</w:t>
      </w:r>
      <w:r>
        <w:tab/>
        <w:t xml:space="preserve">the wave height </w:t>
      </w:r>
      <w:r w:rsidR="00836DF5">
        <w:t>(</w:t>
      </w:r>
      <w:r>
        <w:t>m</w:t>
      </w:r>
      <w:r w:rsidR="00B22365">
        <w:t>)</w:t>
      </w:r>
    </w:p>
    <w:p w:rsidR="00A94EB6" w:rsidRDefault="00A94EB6" w:rsidP="00A94EB6">
      <w:pPr>
        <w:spacing w:line="240" w:lineRule="auto"/>
        <w:jc w:val="left"/>
      </w:pPr>
      <w:r>
        <w:tab/>
        <w:t>T</w:t>
      </w:r>
      <w:r w:rsidRPr="00836DF5">
        <w:rPr>
          <w:vertAlign w:val="subscript"/>
        </w:rPr>
        <w:t>m-1</w:t>
      </w:r>
      <w:proofErr w:type="gramStart"/>
      <w:r w:rsidRPr="00836DF5">
        <w:rPr>
          <w:vertAlign w:val="subscript"/>
        </w:rPr>
        <w:t>,0</w:t>
      </w:r>
      <w:proofErr w:type="gramEnd"/>
      <w:r>
        <w:tab/>
        <w:t xml:space="preserve">the spectral wave period </w:t>
      </w:r>
      <w:r w:rsidR="00836DF5">
        <w:t>(</w:t>
      </w:r>
      <w:r>
        <w:t>s</w:t>
      </w:r>
      <w:r w:rsidR="00B22365">
        <w:t>)</w:t>
      </w:r>
    </w:p>
    <w:p w:rsidR="00A94EB6" w:rsidRDefault="00A94EB6" w:rsidP="00A94EB6">
      <w:pPr>
        <w:spacing w:line="240" w:lineRule="auto"/>
        <w:jc w:val="left"/>
      </w:pPr>
      <w:r>
        <w:tab/>
      </w:r>
      <w:proofErr w:type="gramStart"/>
      <w:r>
        <w:t>g</w:t>
      </w:r>
      <w:proofErr w:type="gramEnd"/>
      <w:r>
        <w:tab/>
        <w:t xml:space="preserve">the gravity constant </w:t>
      </w:r>
      <w:r w:rsidR="00836DF5">
        <w:t>(</w:t>
      </w:r>
      <w:r>
        <w:t>m/s</w:t>
      </w:r>
      <w:r w:rsidRPr="00836DF5">
        <w:rPr>
          <w:vertAlign w:val="superscript"/>
        </w:rPr>
        <w:t>2</w:t>
      </w:r>
      <w:r w:rsidR="00B22365">
        <w:t>)</w:t>
      </w:r>
      <w:r>
        <w:t>.</w:t>
      </w:r>
    </w:p>
    <w:p w:rsidR="00A94EB6" w:rsidRDefault="00A94EB6" w:rsidP="00A94EB6">
      <w:pPr>
        <w:spacing w:line="240" w:lineRule="auto"/>
        <w:jc w:val="left"/>
      </w:pPr>
    </w:p>
    <w:p w:rsidR="00A94EB6" w:rsidRDefault="00A94EB6" w:rsidP="00194E97">
      <w:r>
        <w:t xml:space="preserve">In practice, the value of the wave steepness is limited. To prevent computations with non-necessary combinations of wave heights and wave periods test series will have input that consists of water levels, wave heights, wave </w:t>
      </w:r>
      <w:proofErr w:type="spellStart"/>
      <w:r>
        <w:t>steepness</w:t>
      </w:r>
      <w:r w:rsidR="00F46C17">
        <w:t>es</w:t>
      </w:r>
      <w:proofErr w:type="spellEnd"/>
      <w:r>
        <w:t xml:space="preserve"> and wave </w:t>
      </w:r>
      <w:r w:rsidR="00F46C17">
        <w:t>angles</w:t>
      </w:r>
      <w:r>
        <w:t>. The basic values are presented in Table 2 1. For the wave direction two values are chosen. One value is</w:t>
      </w:r>
      <w:r w:rsidR="00B46B6B">
        <w:t xml:space="preserve"> </w:t>
      </w:r>
      <w:r>
        <w:t>n</w:t>
      </w:r>
      <w:r w:rsidR="00B46B6B">
        <w:t>o</w:t>
      </w:r>
      <w:r>
        <w:t>t enough because of the additional reductions for wave directions larger than 80 degrees. These also have to be tested.</w:t>
      </w:r>
    </w:p>
    <w:p w:rsidR="007E7957" w:rsidRDefault="007E7957" w:rsidP="00A94EB6">
      <w:pPr>
        <w:spacing w:line="240" w:lineRule="auto"/>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2409"/>
      </w:tblGrid>
      <w:tr w:rsidR="007E7957" w:rsidRPr="007E7957" w:rsidTr="007E7957">
        <w:tc>
          <w:tcPr>
            <w:tcW w:w="3261"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Input value</w:t>
            </w:r>
          </w:p>
        </w:tc>
        <w:tc>
          <w:tcPr>
            <w:tcW w:w="2409"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Basic value</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Water level (</w:t>
            </w:r>
            <w:proofErr w:type="spellStart"/>
            <w:r w:rsidRPr="007E7957">
              <w:rPr>
                <w:lang w:val="en-US"/>
              </w:rPr>
              <w:t>m+NAP</w:t>
            </w:r>
            <w:proofErr w:type="spellEnd"/>
            <w:r w:rsidRPr="007E795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3.0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height (m)</w:t>
            </w:r>
          </w:p>
        </w:tc>
        <w:tc>
          <w:tcPr>
            <w:tcW w:w="2409" w:type="dxa"/>
            <w:vAlign w:val="center"/>
          </w:tcPr>
          <w:p w:rsidR="007E7957" w:rsidRPr="007E7957" w:rsidRDefault="007E7957" w:rsidP="007E7957">
            <w:pPr>
              <w:keepNext/>
              <w:spacing w:line="240" w:lineRule="auto"/>
              <w:jc w:val="left"/>
              <w:rPr>
                <w:lang w:val="en-US"/>
              </w:rPr>
            </w:pPr>
            <w:r w:rsidRPr="007E7957">
              <w:rPr>
                <w:lang w:val="en-US"/>
              </w:rPr>
              <w:t>2.0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steepness (-)</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0.04</w:t>
            </w:r>
          </w:p>
        </w:tc>
      </w:tr>
      <w:tr w:rsidR="007E7957" w:rsidRPr="007E7957" w:rsidTr="007E7957">
        <w:tc>
          <w:tcPr>
            <w:tcW w:w="3261" w:type="dxa"/>
            <w:vAlign w:val="center"/>
          </w:tcPr>
          <w:p w:rsidR="007E7957" w:rsidRPr="007E7957" w:rsidRDefault="007E7957" w:rsidP="00F46C17">
            <w:pPr>
              <w:keepNext/>
              <w:spacing w:line="240" w:lineRule="auto"/>
              <w:jc w:val="left"/>
              <w:rPr>
                <w:lang w:val="en-US"/>
              </w:rPr>
            </w:pPr>
            <w:r w:rsidRPr="007E7957">
              <w:rPr>
                <w:lang w:val="en-US"/>
              </w:rPr>
              <w:t xml:space="preserve">Wave </w:t>
            </w:r>
            <w:r w:rsidR="00F46C17">
              <w:rPr>
                <w:lang w:val="en-US"/>
              </w:rPr>
              <w:t>angle (</w:t>
            </w:r>
            <w:r w:rsidR="00F46C17">
              <w:rPr>
                <w:lang w:val="en-US"/>
              </w:rPr>
              <w:sym w:font="Symbol" w:char="F0B0"/>
            </w:r>
            <w:r w:rsidR="00F46C1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w:t>
            </w:r>
            <w:r w:rsidRPr="007E7957">
              <w:rPr>
                <w:lang w:val="en-US"/>
              </w:rPr>
              <w:br/>
              <w:t>85.0</w:t>
            </w:r>
          </w:p>
        </w:tc>
      </w:tr>
    </w:tbl>
    <w:p w:rsidR="007E7957" w:rsidRPr="007E7957" w:rsidRDefault="007E7957" w:rsidP="007E7957">
      <w:pPr>
        <w:pStyle w:val="Caption"/>
        <w:rPr>
          <w:lang w:val="en-US"/>
        </w:rPr>
      </w:pPr>
      <w:bookmarkStart w:id="299" w:name="_Ref430614992"/>
      <w:proofErr w:type="gramStart"/>
      <w:r>
        <w:t xml:space="preserve">Table </w:t>
      </w:r>
      <w:ins w:id="300" w:author="Hans de Waal" w:date="2017-10-27T16:18:00Z">
        <w:r w:rsidR="00761A37">
          <w:fldChar w:fldCharType="begin"/>
        </w:r>
        <w:r w:rsidR="00761A37">
          <w:instrText xml:space="preserve"> STYLEREF 1 \s </w:instrText>
        </w:r>
      </w:ins>
      <w:r w:rsidR="00761A37">
        <w:fldChar w:fldCharType="separate"/>
      </w:r>
      <w:r w:rsidR="00761A37">
        <w:rPr>
          <w:noProof/>
        </w:rPr>
        <w:t>3</w:t>
      </w:r>
      <w:ins w:id="301"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02" w:author="Hans de Waal" w:date="2017-10-27T16:18:00Z">
        <w:r w:rsidR="00761A37">
          <w:rPr>
            <w:noProof/>
          </w:rPr>
          <w:t>1</w:t>
        </w:r>
        <w:r w:rsidR="00761A37">
          <w:fldChar w:fldCharType="end"/>
        </w:r>
      </w:ins>
      <w:del w:id="303"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w:delText>
        </w:r>
        <w:r w:rsidR="004C5EFE" w:rsidDel="00AE596F">
          <w:fldChar w:fldCharType="end"/>
        </w:r>
      </w:del>
      <w:bookmarkEnd w:id="299"/>
      <w:r>
        <w:tab/>
      </w:r>
      <w:bookmarkStart w:id="304" w:name="_Toc137020780"/>
      <w:bookmarkStart w:id="305" w:name="_Toc342986881"/>
      <w:bookmarkStart w:id="306" w:name="_Toc342994899"/>
      <w:r w:rsidRPr="007E7957">
        <w:rPr>
          <w:lang w:val="en-US"/>
        </w:rPr>
        <w:t xml:space="preserve">Overview of basic values </w:t>
      </w:r>
      <w:bookmarkEnd w:id="304"/>
      <w:r w:rsidRPr="007E7957">
        <w:rPr>
          <w:lang w:val="en-US"/>
        </w:rPr>
        <w:t>for test series</w:t>
      </w:r>
      <w:bookmarkEnd w:id="305"/>
      <w:bookmarkEnd w:id="306"/>
    </w:p>
    <w:p w:rsidR="007E7957" w:rsidRDefault="007E7957" w:rsidP="007E7957">
      <w:pPr>
        <w:spacing w:line="240" w:lineRule="auto"/>
        <w:jc w:val="left"/>
        <w:rPr>
          <w:lang w:val="en-US"/>
        </w:rPr>
      </w:pPr>
    </w:p>
    <w:p w:rsidR="00B22365" w:rsidRPr="00194E97" w:rsidRDefault="00B22365" w:rsidP="00B22365">
      <w:r w:rsidRPr="00194E97">
        <w:t xml:space="preserve">Rewriting formula </w:t>
      </w:r>
      <w:r>
        <w:fldChar w:fldCharType="begin"/>
      </w:r>
      <w:r>
        <w:instrText xml:space="preserve"> GOTOBUTTON ZEqnNum316290  \* MERGEFORMAT </w:instrText>
      </w:r>
      <w:r>
        <w:fldChar w:fldCharType="begin"/>
      </w:r>
      <w:r>
        <w:instrText xml:space="preserve"> REF ZEqnNum316290 \* Charformat \! \* MERGEFORMAT </w:instrText>
      </w:r>
      <w:r>
        <w:fldChar w:fldCharType="separate"/>
      </w:r>
      <w:r w:rsidR="00761A37">
        <w:instrText>(3.1)</w:instrText>
      </w:r>
      <w:r>
        <w:fldChar w:fldCharType="end"/>
      </w:r>
      <w:r>
        <w:fldChar w:fldCharType="end"/>
      </w:r>
      <w:r w:rsidRPr="00194E97">
        <w:t xml:space="preserve"> can help to compute the spectral wave period from the wave height and the wave steepness:</w:t>
      </w:r>
    </w:p>
    <w:p w:rsidR="00B22365" w:rsidRDefault="00B22365" w:rsidP="00B22365">
      <w:pPr>
        <w:spacing w:line="240" w:lineRule="auto"/>
        <w:jc w:val="left"/>
        <w:rPr>
          <w:lang w:val="en-US"/>
        </w:rPr>
      </w:pPr>
    </w:p>
    <w:p w:rsidR="00B22365" w:rsidRDefault="00B22365" w:rsidP="00B22365">
      <w:pPr>
        <w:pStyle w:val="HdWequationline"/>
      </w:pPr>
      <w:r w:rsidRPr="00A373F3">
        <w:tab/>
      </w:r>
      <w:r w:rsidR="009075D5" w:rsidRPr="00B22365">
        <w:rPr>
          <w:noProof/>
          <w:position w:val="-28"/>
        </w:rPr>
        <w:object w:dxaOrig="1540" w:dyaOrig="680">
          <v:shape id="_x0000_i1090" type="#_x0000_t75" style="width:77.65pt;height:34.45pt" o:ole="">
            <v:imagedata r:id="rId158" o:title=""/>
          </v:shape>
          <o:OLEObject Type="Embed" ProgID="Equation.DSMT4" ShapeID="_x0000_i1090" DrawAspect="Content" ObjectID="_1570627305" r:id="rId159"/>
        </w:object>
      </w:r>
      <w:r w:rsidRPr="000A5748">
        <w:tab/>
      </w:r>
      <w:r>
        <w:fldChar w:fldCharType="begin"/>
      </w:r>
      <w:r>
        <w:instrText xml:space="preserve"> MACROBUTTON MTPlaceRef \* MERGEFORMAT </w:instrText>
      </w:r>
      <w:fldSimple w:instr=" SEQ MTEqn \h \* MERGEFORMAT "/>
      <w:bookmarkStart w:id="307" w:name="ZEqnNum144391"/>
      <w:r>
        <w:instrText>(</w:instrText>
      </w:r>
      <w:fldSimple w:instr=" SEQ MTSec \c \* Arabic \* MERGEFORMAT ">
        <w:r w:rsidR="00761A37">
          <w:rPr>
            <w:noProof/>
          </w:rPr>
          <w:instrText>3</w:instrText>
        </w:r>
      </w:fldSimple>
      <w:r>
        <w:instrText>.</w:instrText>
      </w:r>
      <w:fldSimple w:instr=" SEQ MTEqn \c \* Arabic \* MERGEFORMAT ">
        <w:r w:rsidR="00761A37">
          <w:rPr>
            <w:noProof/>
          </w:rPr>
          <w:instrText>2</w:instrText>
        </w:r>
      </w:fldSimple>
      <w:r>
        <w:instrText>)</w:instrText>
      </w:r>
      <w:bookmarkEnd w:id="307"/>
      <w:r>
        <w:fldChar w:fldCharType="end"/>
      </w:r>
    </w:p>
    <w:p w:rsidR="00B22365" w:rsidRPr="007E7957" w:rsidRDefault="00B22365" w:rsidP="00B22365">
      <w:pPr>
        <w:spacing w:line="240" w:lineRule="auto"/>
        <w:jc w:val="left"/>
        <w:rPr>
          <w:lang w:val="en-US"/>
        </w:rPr>
      </w:pPr>
    </w:p>
    <w:p w:rsidR="007E7957" w:rsidRDefault="007E7957" w:rsidP="00B22365">
      <w:r w:rsidRPr="00194E97">
        <w:t xml:space="preserve">Using the basic values from </w:t>
      </w:r>
      <w:r w:rsidR="00B22365">
        <w:fldChar w:fldCharType="begin"/>
      </w:r>
      <w:r w:rsidR="00B22365">
        <w:instrText xml:space="preserve"> REF _Ref430614992 </w:instrText>
      </w:r>
      <w:r w:rsidR="00B22365">
        <w:fldChar w:fldCharType="separate"/>
      </w:r>
      <w:r w:rsidR="00761A37">
        <w:t xml:space="preserve">Table </w:t>
      </w:r>
      <w:r w:rsidR="00761A37">
        <w:rPr>
          <w:noProof/>
        </w:rPr>
        <w:t>3</w:t>
      </w:r>
      <w:r w:rsidR="00761A37">
        <w:t>.</w:t>
      </w:r>
      <w:r w:rsidR="00761A37">
        <w:rPr>
          <w:noProof/>
        </w:rPr>
        <w:t>1</w:t>
      </w:r>
      <w:r w:rsidR="00B22365">
        <w:fldChar w:fldCharType="end"/>
      </w:r>
      <w:r w:rsidRPr="00194E97">
        <w:t xml:space="preserve"> the spectral wave period in the basic situation </w:t>
      </w:r>
      <w:r w:rsidR="00B92A34">
        <w:t>-</w:t>
      </w:r>
      <w:r w:rsidRPr="00194E97">
        <w:t xml:space="preserve"> with use of formula </w:t>
      </w:r>
      <w:r w:rsidR="00B22365">
        <w:fldChar w:fldCharType="begin"/>
      </w:r>
      <w:r w:rsidR="00B22365">
        <w:instrText xml:space="preserve"> GOTOBUTTON ZEqnNum144391  \* MERGEFORMAT </w:instrText>
      </w:r>
      <w:r w:rsidR="00B22365">
        <w:fldChar w:fldCharType="begin"/>
      </w:r>
      <w:r w:rsidR="00B22365">
        <w:instrText xml:space="preserve"> REF ZEqnNum144391 \* Charformat \! \* MERGEFORMAT </w:instrText>
      </w:r>
      <w:r w:rsidR="00B22365">
        <w:fldChar w:fldCharType="separate"/>
      </w:r>
      <w:r w:rsidR="00761A37">
        <w:instrText>(3.2)</w:instrText>
      </w:r>
      <w:r w:rsidR="00B22365">
        <w:fldChar w:fldCharType="end"/>
      </w:r>
      <w:r w:rsidR="00B22365">
        <w:fldChar w:fldCharType="end"/>
      </w:r>
      <w:r w:rsidRPr="00194E97">
        <w:t xml:space="preserve"> - is equal to 5.66 sec. </w:t>
      </w:r>
    </w:p>
    <w:p w:rsidR="00B22365" w:rsidRPr="007E7957" w:rsidRDefault="00B22365" w:rsidP="00B22365">
      <w:pPr>
        <w:rPr>
          <w:lang w:val="en-US"/>
        </w:rPr>
      </w:pPr>
    </w:p>
    <w:p w:rsidR="007E7957" w:rsidRPr="00194E97" w:rsidRDefault="007E7957" w:rsidP="00B22365">
      <w:r w:rsidRPr="00194E97">
        <w:t xml:space="preserve">Starting with the basic values from </w:t>
      </w:r>
      <w:r w:rsidR="00B22365">
        <w:fldChar w:fldCharType="begin"/>
      </w:r>
      <w:r w:rsidR="00B22365">
        <w:instrText xml:space="preserve"> REF _Ref430614992 </w:instrText>
      </w:r>
      <w:r w:rsidR="00B22365">
        <w:fldChar w:fldCharType="separate"/>
      </w:r>
      <w:r w:rsidR="00761A37">
        <w:t xml:space="preserve">Table </w:t>
      </w:r>
      <w:r w:rsidR="00761A37">
        <w:rPr>
          <w:noProof/>
        </w:rPr>
        <w:t>3</w:t>
      </w:r>
      <w:r w:rsidR="00761A37">
        <w:t>.</w:t>
      </w:r>
      <w:r w:rsidR="00761A37">
        <w:rPr>
          <w:noProof/>
        </w:rPr>
        <w:t>1</w:t>
      </w:r>
      <w:r w:rsidR="00B22365">
        <w:fldChar w:fldCharType="end"/>
      </w:r>
      <w:r w:rsidRPr="00194E97">
        <w:t xml:space="preserve"> seven test series are composed in which each time only one value is varied. The seven test series are presented in</w:t>
      </w:r>
      <w:r w:rsidR="00B22365">
        <w:t xml:space="preserve"> </w:t>
      </w:r>
      <w:r w:rsidR="00B22365">
        <w:fldChar w:fldCharType="begin"/>
      </w:r>
      <w:r w:rsidR="00B22365">
        <w:instrText xml:space="preserve"> REF _Ref430615152 </w:instrText>
      </w:r>
      <w:r w:rsidR="00B22365">
        <w:fldChar w:fldCharType="separate"/>
      </w:r>
      <w:r w:rsidR="00761A37">
        <w:t xml:space="preserve">Table </w:t>
      </w:r>
      <w:r w:rsidR="00761A37">
        <w:rPr>
          <w:noProof/>
        </w:rPr>
        <w:t>3</w:t>
      </w:r>
      <w:r w:rsidR="00761A37">
        <w:t>.</w:t>
      </w:r>
      <w:r w:rsidR="00761A37">
        <w:rPr>
          <w:noProof/>
        </w:rPr>
        <w:t>2</w:t>
      </w:r>
      <w:r w:rsidR="00B22365">
        <w:fldChar w:fldCharType="end"/>
      </w:r>
      <w:r w:rsidR="00C511DD">
        <w:t>.</w:t>
      </w:r>
      <w:r w:rsidRPr="00194E97">
        <w:t xml:space="preserve"> These are the basic test series for each cross section.</w:t>
      </w:r>
    </w:p>
    <w:p w:rsidR="007E7957" w:rsidRPr="007E7957" w:rsidRDefault="007E7957" w:rsidP="007E7957">
      <w:pPr>
        <w:spacing w:line="240" w:lineRule="auto"/>
        <w:jc w:val="left"/>
        <w:rPr>
          <w:lang w:val="en-US"/>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843"/>
        <w:gridCol w:w="2410"/>
        <w:gridCol w:w="1701"/>
      </w:tblGrid>
      <w:tr w:rsidR="004B6ABB" w:rsidRPr="007E7957" w:rsidTr="004B6ABB">
        <w:tc>
          <w:tcPr>
            <w:tcW w:w="1276"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Test series</w:t>
            </w:r>
          </w:p>
        </w:tc>
        <w:tc>
          <w:tcPr>
            <w:tcW w:w="1559"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Water level</w:t>
            </w:r>
            <w:r w:rsidRPr="007E7957">
              <w:rPr>
                <w:lang w:val="en-US"/>
              </w:rPr>
              <w:br/>
              <w:t>(</w:t>
            </w:r>
            <w:proofErr w:type="spellStart"/>
            <w:r w:rsidRPr="007E7957">
              <w:rPr>
                <w:lang w:val="en-US"/>
              </w:rPr>
              <w:t>m+NAP</w:t>
            </w:r>
            <w:proofErr w:type="spellEnd"/>
            <w:r w:rsidRPr="007E7957">
              <w:rPr>
                <w:lang w:val="en-US"/>
              </w:rPr>
              <w:t>)</w:t>
            </w:r>
          </w:p>
        </w:tc>
        <w:tc>
          <w:tcPr>
            <w:tcW w:w="1843"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height</w:t>
            </w:r>
            <w:r w:rsidRPr="007E7957">
              <w:rPr>
                <w:lang w:val="en-US"/>
              </w:rPr>
              <w:br/>
              <w:t>(m)</w:t>
            </w:r>
          </w:p>
        </w:tc>
        <w:tc>
          <w:tcPr>
            <w:tcW w:w="2410"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steepness</w:t>
            </w:r>
            <w:r w:rsidRPr="007E7957">
              <w:rPr>
                <w:lang w:val="en-US"/>
              </w:rPr>
              <w:br/>
              <w:t>(-)</w:t>
            </w:r>
          </w:p>
        </w:tc>
        <w:tc>
          <w:tcPr>
            <w:tcW w:w="1701"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 xml:space="preserve">Wave </w:t>
            </w:r>
            <w:r w:rsidR="004B6ABB">
              <w:rPr>
                <w:lang w:val="en-US"/>
              </w:rPr>
              <w:t>angle</w:t>
            </w:r>
            <w:r w:rsidRPr="007E7957">
              <w:rPr>
                <w:lang w:val="en-US"/>
              </w:rPr>
              <w:br/>
              <w:t>(º)</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1</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-2</w:t>
            </w:r>
            <w:r w:rsidR="004B6ABB">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2</w:t>
            </w:r>
          </w:p>
        </w:tc>
        <w:tc>
          <w:tcPr>
            <w:tcW w:w="1559" w:type="dxa"/>
            <w:vAlign w:val="center"/>
          </w:tcPr>
          <w:p w:rsidR="007E7957" w:rsidRPr="007E7957" w:rsidRDefault="00AB741A" w:rsidP="004B6ABB">
            <w:pPr>
              <w:keepNext/>
              <w:spacing w:line="240" w:lineRule="auto"/>
              <w:jc w:val="center"/>
              <w:rPr>
                <w:lang w:val="en-US"/>
              </w:rPr>
            </w:pPr>
            <w:r w:rsidRPr="007E7957">
              <w:rPr>
                <w:lang w:val="en-US"/>
              </w:rPr>
              <w:t>-2</w:t>
            </w:r>
            <w:r>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3</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0</w:t>
            </w:r>
            <w:r w:rsidR="004B6ABB">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4</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4B6ABB" w:rsidP="004B6ABB">
            <w:pPr>
              <w:keepNext/>
              <w:spacing w:line="240" w:lineRule="auto"/>
              <w:jc w:val="center"/>
              <w:rPr>
                <w:lang w:val="en-US"/>
              </w:rPr>
            </w:pPr>
            <w:r w:rsidRPr="007E7957">
              <w:rPr>
                <w:lang w:val="en-US"/>
              </w:rPr>
              <w:t>0</w:t>
            </w:r>
            <w:r>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5</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0.001</w:t>
            </w:r>
            <w:r w:rsidR="004B6ABB">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6</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4B6ABB" w:rsidP="004B6ABB">
            <w:pPr>
              <w:keepNext/>
              <w:spacing w:line="240" w:lineRule="auto"/>
              <w:jc w:val="center"/>
              <w:rPr>
                <w:lang w:val="en-US"/>
              </w:rPr>
            </w:pPr>
            <w:r w:rsidRPr="007E7957">
              <w:rPr>
                <w:lang w:val="en-US"/>
              </w:rPr>
              <w:t>0.001</w:t>
            </w:r>
            <w:r>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7</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 xml:space="preserve">0 </w:t>
            </w:r>
            <w:r w:rsidR="004B6ABB">
              <w:rPr>
                <w:lang w:val="en-US"/>
              </w:rPr>
              <w:t xml:space="preserve">[1] </w:t>
            </w:r>
            <w:r w:rsidRPr="007E7957">
              <w:rPr>
                <w:lang w:val="en-US"/>
              </w:rPr>
              <w:t>180</w:t>
            </w:r>
          </w:p>
        </w:tc>
      </w:tr>
    </w:tbl>
    <w:p w:rsidR="007E7957" w:rsidRPr="007E7957" w:rsidRDefault="007E7957" w:rsidP="007E7957">
      <w:pPr>
        <w:pStyle w:val="Caption"/>
        <w:rPr>
          <w:lang w:val="en-US"/>
        </w:rPr>
      </w:pPr>
      <w:bookmarkStart w:id="308" w:name="_Ref430615152"/>
      <w:bookmarkStart w:id="309" w:name="_Ref342315318"/>
      <w:bookmarkStart w:id="310" w:name="_Toc342986882"/>
      <w:bookmarkStart w:id="311" w:name="_Toc342994900"/>
      <w:proofErr w:type="gramStart"/>
      <w:r>
        <w:t xml:space="preserve">Table </w:t>
      </w:r>
      <w:ins w:id="312" w:author="Hans de Waal" w:date="2017-10-27T16:18:00Z">
        <w:r w:rsidR="00761A37">
          <w:fldChar w:fldCharType="begin"/>
        </w:r>
        <w:r w:rsidR="00761A37">
          <w:instrText xml:space="preserve"> STYLEREF 1 \s </w:instrText>
        </w:r>
      </w:ins>
      <w:r w:rsidR="00761A37">
        <w:fldChar w:fldCharType="separate"/>
      </w:r>
      <w:r w:rsidR="00761A37">
        <w:rPr>
          <w:noProof/>
        </w:rPr>
        <w:t>3</w:t>
      </w:r>
      <w:ins w:id="313"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14" w:author="Hans de Waal" w:date="2017-10-27T16:18:00Z">
        <w:r w:rsidR="00761A37">
          <w:rPr>
            <w:noProof/>
          </w:rPr>
          <w:t>2</w:t>
        </w:r>
        <w:r w:rsidR="00761A37">
          <w:fldChar w:fldCharType="end"/>
        </w:r>
      </w:ins>
      <w:del w:id="315"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2</w:delText>
        </w:r>
        <w:r w:rsidR="004C5EFE" w:rsidDel="00AE596F">
          <w:fldChar w:fldCharType="end"/>
        </w:r>
      </w:del>
      <w:bookmarkEnd w:id="308"/>
      <w:r>
        <w:tab/>
      </w:r>
      <w:bookmarkEnd w:id="309"/>
      <w:r w:rsidRPr="007E7957">
        <w:rPr>
          <w:lang w:val="en-US"/>
        </w:rPr>
        <w:t>Basic test series for each cross section</w:t>
      </w:r>
      <w:bookmarkEnd w:id="310"/>
      <w:bookmarkEnd w:id="311"/>
    </w:p>
    <w:p w:rsidR="007E7957" w:rsidRPr="007E7957" w:rsidRDefault="007E7957" w:rsidP="007E7957">
      <w:pPr>
        <w:spacing w:line="240" w:lineRule="auto"/>
        <w:jc w:val="left"/>
        <w:rPr>
          <w:lang w:val="en-US"/>
        </w:rPr>
      </w:pPr>
    </w:p>
    <w:p w:rsidR="007E7957" w:rsidRPr="00194E97" w:rsidRDefault="007E7957" w:rsidP="00B22365">
      <w:r w:rsidRPr="00194E97">
        <w:t xml:space="preserve">In </w:t>
      </w:r>
      <w:r w:rsidR="008E1AB3">
        <w:t xml:space="preserve">section </w:t>
      </w:r>
      <w:r w:rsidR="008E1AB3">
        <w:fldChar w:fldCharType="begin"/>
      </w:r>
      <w:r w:rsidR="008E1AB3">
        <w:instrText xml:space="preserve"> REF _Ref496017803 \r </w:instrText>
      </w:r>
      <w:r w:rsidR="008E1AB3">
        <w:fldChar w:fldCharType="separate"/>
      </w:r>
      <w:r w:rsidR="00761A37">
        <w:t>3.3</w:t>
      </w:r>
      <w:r w:rsidR="008E1AB3">
        <w:fldChar w:fldCharType="end"/>
      </w:r>
      <w:r w:rsidR="008E1AB3">
        <w:t xml:space="preserve"> </w:t>
      </w:r>
      <w:r w:rsidRPr="00194E97">
        <w:t xml:space="preserve">additional tests are presented for each cross section, in which the slope and roughness of the different segments is varied. These cross section specific test series are combined with the water level, wave height and wave steepness from </w:t>
      </w:r>
      <w:r w:rsidR="00B22365">
        <w:fldChar w:fldCharType="begin"/>
      </w:r>
      <w:r w:rsidR="00B22365">
        <w:instrText xml:space="preserve"> REF _Ref430614992 </w:instrText>
      </w:r>
      <w:r w:rsidR="00B22365">
        <w:fldChar w:fldCharType="separate"/>
      </w:r>
      <w:r w:rsidR="00761A37">
        <w:t xml:space="preserve">Table </w:t>
      </w:r>
      <w:r w:rsidR="00761A37">
        <w:rPr>
          <w:noProof/>
        </w:rPr>
        <w:t>3</w:t>
      </w:r>
      <w:r w:rsidR="00761A37">
        <w:t>.</w:t>
      </w:r>
      <w:r w:rsidR="00761A37">
        <w:rPr>
          <w:noProof/>
        </w:rPr>
        <w:t>1</w:t>
      </w:r>
      <w:r w:rsidR="00B22365">
        <w:fldChar w:fldCharType="end"/>
      </w:r>
      <w:r w:rsidRPr="00194E97">
        <w:t>.</w:t>
      </w:r>
    </w:p>
    <w:p w:rsidR="007E7957" w:rsidRPr="00194E97" w:rsidRDefault="007E7957" w:rsidP="00194E97"/>
    <w:p w:rsidR="004B6ABB" w:rsidRDefault="00A726F3" w:rsidP="00A726F3">
      <w:pPr>
        <w:pStyle w:val="Heading3"/>
        <w:rPr>
          <w:lang w:val="en-US"/>
        </w:rPr>
      </w:pPr>
      <w:bookmarkStart w:id="316" w:name="_Toc496599843"/>
      <w:r w:rsidRPr="00B46CED">
        <w:rPr>
          <w:lang w:val="en-US"/>
        </w:rPr>
        <w:t>O</w:t>
      </w:r>
      <w:r w:rsidR="00B46CED" w:rsidRPr="00B46CED">
        <w:rPr>
          <w:lang w:val="en-US"/>
        </w:rPr>
        <w:t>utput in general</w:t>
      </w:r>
      <w:bookmarkEnd w:id="316"/>
    </w:p>
    <w:p w:rsidR="00B46CED" w:rsidRPr="007E7957" w:rsidRDefault="00B46CED" w:rsidP="007E7957">
      <w:pPr>
        <w:spacing w:line="240" w:lineRule="auto"/>
        <w:jc w:val="left"/>
        <w:rPr>
          <w:lang w:val="en-US"/>
        </w:rPr>
      </w:pPr>
    </w:p>
    <w:p w:rsidR="00B46CED" w:rsidRPr="00B46CED" w:rsidRDefault="00B46CED" w:rsidP="00194E97">
      <w:r w:rsidRPr="00B46CED">
        <w:t>Two output parameters are examined: the wave run-up (z</w:t>
      </w:r>
      <w:r w:rsidRPr="00B42674">
        <w:rPr>
          <w:vertAlign w:val="subscript"/>
        </w:rPr>
        <w:t>2%</w:t>
      </w:r>
      <w:r w:rsidRPr="00B46CED">
        <w:t xml:space="preserve">) and the overtopping discharge. The output is presented by figures with the varied parameter on the x-axis. An example is presented below for the slope of the cross section. Notice that the wave run-up in the figures is the level of the 2% wave run-up, that is: the local water level plus the wave run-up in meters. The latter is the actual output of the </w:t>
      </w:r>
      <w:r w:rsidR="00B42674">
        <w:t>o</w:t>
      </w:r>
      <w:r w:rsidRPr="00B46CED">
        <w:t>vertopping module.</w:t>
      </w:r>
    </w:p>
    <w:p w:rsidR="00B46CED" w:rsidRPr="00B46CED" w:rsidRDefault="00B46CED" w:rsidP="00B46CED">
      <w:pPr>
        <w:spacing w:line="240" w:lineRule="auto"/>
        <w:jc w:val="left"/>
      </w:pPr>
    </w:p>
    <w:p w:rsidR="00B46CED" w:rsidRPr="00B46CED" w:rsidRDefault="00B42674" w:rsidP="00B46CED">
      <w:pPr>
        <w:spacing w:line="240" w:lineRule="auto"/>
        <w:jc w:val="left"/>
      </w:pPr>
      <w:r>
        <w:rPr>
          <w:noProof/>
          <w:lang w:eastAsia="zh-CN"/>
        </w:rPr>
        <w:drawing>
          <wp:inline distT="0" distB="0" distL="0" distR="0" wp14:anchorId="417FE08A" wp14:editId="61D5E5DF">
            <wp:extent cx="5530291" cy="414040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33390" cy="4142724"/>
                    </a:xfrm>
                    <a:prstGeom prst="rect">
                      <a:avLst/>
                    </a:prstGeom>
                    <a:noFill/>
                    <a:ln>
                      <a:noFill/>
                    </a:ln>
                  </pic:spPr>
                </pic:pic>
              </a:graphicData>
            </a:graphic>
          </wp:inline>
        </w:drawing>
      </w:r>
    </w:p>
    <w:p w:rsidR="00B46CED" w:rsidRDefault="00B46CED" w:rsidP="00B46CED">
      <w:pPr>
        <w:pStyle w:val="Caption"/>
      </w:pPr>
      <w:bookmarkStart w:id="317" w:name="_Toc341712950"/>
      <w:bookmarkStart w:id="318" w:name="_Toc342484666"/>
      <w:bookmarkStart w:id="319" w:name="_Toc342994778"/>
      <w:proofErr w:type="gramStart"/>
      <w:r>
        <w:t xml:space="preserve">Figure </w:t>
      </w:r>
      <w:ins w:id="320" w:author="Hans de Waal" w:date="2017-10-27T16:18:00Z">
        <w:r w:rsidR="00761A37">
          <w:fldChar w:fldCharType="begin"/>
        </w:r>
        <w:r w:rsidR="00761A37">
          <w:instrText xml:space="preserve"> STYLEREF 1 \s </w:instrText>
        </w:r>
      </w:ins>
      <w:r w:rsidR="00761A37">
        <w:fldChar w:fldCharType="separate"/>
      </w:r>
      <w:r w:rsidR="00761A37">
        <w:rPr>
          <w:noProof/>
        </w:rPr>
        <w:t>3</w:t>
      </w:r>
      <w:ins w:id="321"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322" w:author="Hans de Waal" w:date="2017-10-27T16:18:00Z">
        <w:r w:rsidR="00761A37">
          <w:rPr>
            <w:noProof/>
          </w:rPr>
          <w:t>1</w:t>
        </w:r>
        <w:r w:rsidR="00761A37">
          <w:fldChar w:fldCharType="end"/>
        </w:r>
      </w:ins>
      <w:del w:id="323"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1</w:delText>
        </w:r>
        <w:r w:rsidR="004C5EFE" w:rsidDel="00AE596F">
          <w:fldChar w:fldCharType="end"/>
        </w:r>
      </w:del>
      <w:r>
        <w:tab/>
      </w:r>
      <w:r w:rsidRPr="00B46CED">
        <w:t>Example for the output of the test series</w:t>
      </w:r>
      <w:bookmarkEnd w:id="317"/>
      <w:bookmarkEnd w:id="318"/>
      <w:bookmarkEnd w:id="319"/>
    </w:p>
    <w:p w:rsidR="008E1AB3" w:rsidRDefault="008E1AB3">
      <w:pPr>
        <w:spacing w:line="240" w:lineRule="auto"/>
        <w:jc w:val="left"/>
      </w:pPr>
    </w:p>
    <w:p w:rsidR="00A726F3" w:rsidRPr="00A726F3" w:rsidRDefault="00A726F3" w:rsidP="00A726F3">
      <w:pPr>
        <w:pStyle w:val="Heading2"/>
      </w:pPr>
      <w:bookmarkStart w:id="324" w:name="_Ref496017803"/>
      <w:bookmarkStart w:id="325" w:name="_Toc496599844"/>
      <w:r>
        <w:t>Basic cross sections and series of varying characteristics</w:t>
      </w:r>
      <w:bookmarkEnd w:id="324"/>
      <w:bookmarkEnd w:id="325"/>
    </w:p>
    <w:p w:rsidR="009E030B" w:rsidRDefault="00A726F3" w:rsidP="00A726F3">
      <w:pPr>
        <w:pStyle w:val="Heading3"/>
        <w:rPr>
          <w:lang w:val="en-US"/>
        </w:rPr>
      </w:pPr>
      <w:bookmarkStart w:id="326" w:name="_Toc496599845"/>
      <w:r>
        <w:rPr>
          <w:lang w:val="en-US"/>
        </w:rPr>
        <w:t>C</w:t>
      </w:r>
      <w:r w:rsidR="009E030B" w:rsidRPr="00B46CED">
        <w:rPr>
          <w:lang w:val="en-US"/>
        </w:rPr>
        <w:t>ross section nr 1</w:t>
      </w:r>
      <w:bookmarkEnd w:id="326"/>
    </w:p>
    <w:p w:rsidR="009E030B" w:rsidRPr="009E030B" w:rsidRDefault="009E030B" w:rsidP="00E71284">
      <w:pPr>
        <w:keepNext/>
        <w:rPr>
          <w:lang w:val="en-US"/>
        </w:rPr>
      </w:pPr>
    </w:p>
    <w:p w:rsidR="00B46CED" w:rsidRDefault="001F6569" w:rsidP="00F77826">
      <w:pPr>
        <w:keepNext/>
        <w:spacing w:line="240" w:lineRule="auto"/>
        <w:jc w:val="left"/>
        <w:rPr>
          <w:lang w:val="en-US"/>
        </w:rPr>
      </w:pPr>
      <w:r>
        <w:rPr>
          <w:noProof/>
          <w:lang w:eastAsia="zh-CN"/>
        </w:rPr>
        <w:drawing>
          <wp:inline distT="0" distB="0" distL="0" distR="0" wp14:anchorId="56392CB4" wp14:editId="6A74E315">
            <wp:extent cx="5533390" cy="2681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ins w:id="327" w:author="Hans de Waal" w:date="2017-10-27T16:18:00Z">
        <w:r w:rsidR="00761A37">
          <w:fldChar w:fldCharType="begin"/>
        </w:r>
        <w:r w:rsidR="00761A37">
          <w:instrText xml:space="preserve"> STYLEREF 1 \s </w:instrText>
        </w:r>
      </w:ins>
      <w:r w:rsidR="00761A37">
        <w:fldChar w:fldCharType="separate"/>
      </w:r>
      <w:r w:rsidR="00761A37">
        <w:rPr>
          <w:noProof/>
        </w:rPr>
        <w:t>3</w:t>
      </w:r>
      <w:ins w:id="328"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329" w:author="Hans de Waal" w:date="2017-10-27T16:18:00Z">
        <w:r w:rsidR="00761A37">
          <w:rPr>
            <w:noProof/>
          </w:rPr>
          <w:t>2</w:t>
        </w:r>
        <w:r w:rsidR="00761A37">
          <w:fldChar w:fldCharType="end"/>
        </w:r>
      </w:ins>
      <w:del w:id="330"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2</w:delText>
        </w:r>
        <w:r w:rsidR="004C5EFE" w:rsidDel="00AE596F">
          <w:fldChar w:fldCharType="end"/>
        </w:r>
      </w:del>
      <w:r>
        <w:tab/>
      </w:r>
      <w:r w:rsidR="0023252D">
        <w:rPr>
          <w:lang w:val="en-US"/>
        </w:rPr>
        <w:t>C</w:t>
      </w:r>
      <w:r w:rsidR="0023252D" w:rsidRPr="00B46CED">
        <w:rPr>
          <w:lang w:val="en-US"/>
        </w:rPr>
        <w:t>ross section nr 1</w:t>
      </w:r>
      <w:r w:rsidR="0023252D">
        <w:rPr>
          <w:lang w:val="en-US"/>
        </w:rPr>
        <w:t>,</w:t>
      </w:r>
      <w:r w:rsidR="0023252D" w:rsidRPr="0023252D">
        <w:t xml:space="preserve"> </w:t>
      </w:r>
      <w:r w:rsidR="0023252D">
        <w:t>basic g</w:t>
      </w:r>
      <w:proofErr w:type="spellStart"/>
      <w:r w:rsidR="0023252D" w:rsidRPr="00B46CED">
        <w:rPr>
          <w:lang w:val="en-US"/>
        </w:rPr>
        <w:t>eometry</w:t>
      </w:r>
      <w:proofErr w:type="spellEnd"/>
    </w:p>
    <w:p w:rsidR="009E030B" w:rsidRDefault="009E030B"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E403DD"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E403DD" w:rsidRPr="00E403DD" w:rsidRDefault="00E403DD" w:rsidP="00F77826">
            <w:pPr>
              <w:keepNext/>
              <w:jc w:val="center"/>
              <w:rPr>
                <w:b w:val="0"/>
              </w:rPr>
            </w:pPr>
            <w:r w:rsidRPr="00E403DD">
              <w:rPr>
                <w:b w:val="0"/>
              </w:rPr>
              <w:t>point nr</w:t>
            </w:r>
          </w:p>
          <w:p w:rsidR="00E403DD" w:rsidRPr="00E403DD" w:rsidRDefault="00E403DD" w:rsidP="00F77826">
            <w:pPr>
              <w:keepNext/>
              <w:jc w:val="center"/>
              <w:rPr>
                <w:b w:val="0"/>
              </w:rPr>
            </w:pPr>
            <w:r w:rsidRPr="00E403DD">
              <w:rPr>
                <w:b w:val="0"/>
              </w:rPr>
              <w:t>-</w:t>
            </w:r>
          </w:p>
        </w:tc>
        <w:tc>
          <w:tcPr>
            <w:tcW w:w="1441" w:type="dxa"/>
          </w:tcPr>
          <w:p w:rsidR="00E403DD" w:rsidRPr="00E403DD" w:rsidRDefault="00E403DD" w:rsidP="00F77826">
            <w:pPr>
              <w:keepNext/>
              <w:jc w:val="center"/>
              <w:rPr>
                <w:b w:val="0"/>
              </w:rPr>
            </w:pPr>
            <w:r w:rsidRPr="00E403DD">
              <w:rPr>
                <w:b w:val="0"/>
              </w:rPr>
              <w:t>x</w:t>
            </w:r>
          </w:p>
          <w:p w:rsidR="00E403DD" w:rsidRPr="00E403DD" w:rsidRDefault="00E403DD" w:rsidP="00F77826">
            <w:pPr>
              <w:keepNext/>
              <w:jc w:val="center"/>
              <w:rPr>
                <w:b w:val="0"/>
              </w:rPr>
            </w:pPr>
            <w:r w:rsidRPr="00E403DD">
              <w:rPr>
                <w:b w:val="0"/>
              </w:rPr>
              <w:t>(m)</w:t>
            </w:r>
          </w:p>
        </w:tc>
        <w:tc>
          <w:tcPr>
            <w:tcW w:w="1441" w:type="dxa"/>
            <w:tcBorders>
              <w:right w:val="double" w:sz="4" w:space="0" w:color="auto"/>
            </w:tcBorders>
          </w:tcPr>
          <w:p w:rsidR="00E403DD" w:rsidRPr="00E403DD" w:rsidRDefault="00E403DD" w:rsidP="00F77826">
            <w:pPr>
              <w:keepNext/>
              <w:jc w:val="center"/>
              <w:rPr>
                <w:b w:val="0"/>
              </w:rPr>
            </w:pPr>
            <w:r w:rsidRPr="00E403DD">
              <w:rPr>
                <w:b w:val="0"/>
              </w:rPr>
              <w:t>y</w:t>
            </w:r>
          </w:p>
          <w:p w:rsidR="00E403DD" w:rsidRPr="00E403DD" w:rsidRDefault="00E403DD" w:rsidP="00F77826">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E403DD" w:rsidRPr="00E403DD" w:rsidRDefault="00E403DD" w:rsidP="00F77826">
            <w:pPr>
              <w:keepNext/>
              <w:jc w:val="center"/>
              <w:rPr>
                <w:b w:val="0"/>
              </w:rPr>
            </w:pPr>
            <w:r w:rsidRPr="00E403DD">
              <w:rPr>
                <w:b w:val="0"/>
              </w:rPr>
              <w:t>segment nr</w:t>
            </w:r>
          </w:p>
          <w:p w:rsidR="00E403DD" w:rsidRPr="00E403DD" w:rsidRDefault="00E403DD" w:rsidP="00F77826">
            <w:pPr>
              <w:keepNext/>
              <w:jc w:val="center"/>
              <w:rPr>
                <w:b w:val="0"/>
              </w:rPr>
            </w:pPr>
            <w:r w:rsidRPr="00E403DD">
              <w:rPr>
                <w:b w:val="0"/>
              </w:rPr>
              <w:t>-</w:t>
            </w:r>
          </w:p>
        </w:tc>
        <w:tc>
          <w:tcPr>
            <w:tcW w:w="1441" w:type="dxa"/>
            <w:tcBorders>
              <w:top w:val="double" w:sz="4" w:space="0" w:color="auto"/>
              <w:bottom w:val="single" w:sz="4" w:space="0" w:color="auto"/>
            </w:tcBorders>
          </w:tcPr>
          <w:p w:rsidR="00E403DD" w:rsidRDefault="00E403DD" w:rsidP="00F77826">
            <w:pPr>
              <w:keepNext/>
              <w:jc w:val="center"/>
              <w:rPr>
                <w:b w:val="0"/>
              </w:rPr>
            </w:pPr>
            <w:r w:rsidRPr="00E403DD">
              <w:rPr>
                <w:b w:val="0"/>
              </w:rPr>
              <w:t>slope</w:t>
            </w:r>
          </w:p>
          <w:p w:rsidR="005D30FA" w:rsidRPr="00E403DD" w:rsidRDefault="005D30FA" w:rsidP="00F77826">
            <w:pPr>
              <w:keepNext/>
              <w:jc w:val="center"/>
              <w:rPr>
                <w:b w:val="0"/>
              </w:rPr>
            </w:pPr>
            <w:r>
              <w:rPr>
                <w:b w:val="0"/>
              </w:rPr>
              <w:t>-</w:t>
            </w:r>
          </w:p>
        </w:tc>
        <w:tc>
          <w:tcPr>
            <w:tcW w:w="1442" w:type="dxa"/>
            <w:tcBorders>
              <w:top w:val="double" w:sz="4" w:space="0" w:color="auto"/>
              <w:bottom w:val="single" w:sz="4" w:space="0" w:color="auto"/>
            </w:tcBorders>
          </w:tcPr>
          <w:p w:rsidR="00E403DD" w:rsidRPr="00E403DD" w:rsidRDefault="00E403DD" w:rsidP="00F77826">
            <w:pPr>
              <w:keepNext/>
              <w:jc w:val="center"/>
              <w:rPr>
                <w:b w:val="0"/>
              </w:rPr>
            </w:pPr>
            <w:r w:rsidRPr="00E403DD">
              <w:rPr>
                <w:b w:val="0"/>
              </w:rPr>
              <w:t>roughness</w:t>
            </w:r>
          </w:p>
          <w:p w:rsidR="00E403DD" w:rsidRPr="00E403DD" w:rsidRDefault="00E403DD" w:rsidP="00F77826">
            <w:pPr>
              <w:keepNext/>
              <w:jc w:val="center"/>
              <w:rPr>
                <w:b w:val="0"/>
              </w:rPr>
            </w:pPr>
            <w:r w:rsidRPr="00E403DD">
              <w:rPr>
                <w:b w:val="0"/>
              </w:rPr>
              <w:t>-</w:t>
            </w:r>
          </w:p>
        </w:tc>
      </w:tr>
      <w:tr w:rsidR="00E403DD" w:rsidTr="0023252D">
        <w:tc>
          <w:tcPr>
            <w:tcW w:w="1441" w:type="dxa"/>
          </w:tcPr>
          <w:p w:rsidR="00E403DD" w:rsidRDefault="00E403DD" w:rsidP="00F77826">
            <w:pPr>
              <w:keepNext/>
              <w:jc w:val="center"/>
            </w:pPr>
            <w:r>
              <w:t>1</w:t>
            </w:r>
          </w:p>
        </w:tc>
        <w:tc>
          <w:tcPr>
            <w:tcW w:w="1441" w:type="dxa"/>
          </w:tcPr>
          <w:p w:rsidR="00E403DD" w:rsidRDefault="00E403DD" w:rsidP="00F77826">
            <w:pPr>
              <w:keepNext/>
              <w:jc w:val="center"/>
            </w:pPr>
            <w:r>
              <w:t>0</w:t>
            </w:r>
          </w:p>
        </w:tc>
        <w:tc>
          <w:tcPr>
            <w:tcW w:w="1441" w:type="dxa"/>
            <w:tcBorders>
              <w:right w:val="double" w:sz="4" w:space="0" w:color="auto"/>
            </w:tcBorders>
          </w:tcPr>
          <w:p w:rsidR="00E403DD" w:rsidRDefault="00E403DD" w:rsidP="00F77826">
            <w:pPr>
              <w:keepNext/>
              <w:jc w:val="center"/>
            </w:pPr>
            <w:r>
              <w:t>-2</w:t>
            </w:r>
          </w:p>
        </w:tc>
        <w:tc>
          <w:tcPr>
            <w:tcW w:w="1441" w:type="dxa"/>
            <w:tcBorders>
              <w:top w:val="single" w:sz="4" w:space="0" w:color="auto"/>
              <w:left w:val="double" w:sz="4" w:space="0" w:color="auto"/>
              <w:bottom w:val="single" w:sz="4" w:space="0" w:color="auto"/>
            </w:tcBorders>
          </w:tcPr>
          <w:p w:rsidR="00E403DD" w:rsidRDefault="00E403DD" w:rsidP="00F77826">
            <w:pPr>
              <w:keepNext/>
              <w:jc w:val="center"/>
            </w:pPr>
            <w:r>
              <w:t>1</w:t>
            </w:r>
          </w:p>
        </w:tc>
        <w:tc>
          <w:tcPr>
            <w:tcW w:w="1441" w:type="dxa"/>
            <w:tcBorders>
              <w:top w:val="single" w:sz="4" w:space="0" w:color="auto"/>
              <w:bottom w:val="single" w:sz="4" w:space="0" w:color="auto"/>
            </w:tcBorders>
          </w:tcPr>
          <w:p w:rsidR="00E403DD" w:rsidRDefault="00E403DD" w:rsidP="00F77826">
            <w:pPr>
              <w:keepNext/>
              <w:jc w:val="center"/>
            </w:pPr>
            <w:r>
              <w:t>1.0</w:t>
            </w:r>
          </w:p>
        </w:tc>
        <w:tc>
          <w:tcPr>
            <w:tcW w:w="1442" w:type="dxa"/>
            <w:tcBorders>
              <w:top w:val="single" w:sz="4" w:space="0" w:color="auto"/>
              <w:bottom w:val="single" w:sz="4" w:space="0" w:color="auto"/>
            </w:tcBorders>
          </w:tcPr>
          <w:p w:rsidR="00E403DD" w:rsidRDefault="00E403DD" w:rsidP="00F77826">
            <w:pPr>
              <w:keepNext/>
              <w:jc w:val="center"/>
            </w:pPr>
            <w:r>
              <w:t>1.0</w:t>
            </w:r>
          </w:p>
        </w:tc>
      </w:tr>
      <w:tr w:rsidR="00E403DD" w:rsidTr="0023252D">
        <w:tc>
          <w:tcPr>
            <w:tcW w:w="1441" w:type="dxa"/>
          </w:tcPr>
          <w:p w:rsidR="00E403DD" w:rsidRDefault="00E403DD" w:rsidP="00F77826">
            <w:pPr>
              <w:keepNext/>
              <w:jc w:val="center"/>
            </w:pPr>
            <w:r>
              <w:t>2</w:t>
            </w:r>
          </w:p>
        </w:tc>
        <w:tc>
          <w:tcPr>
            <w:tcW w:w="1441" w:type="dxa"/>
          </w:tcPr>
          <w:p w:rsidR="00E403DD" w:rsidRDefault="00E403DD" w:rsidP="00F77826">
            <w:pPr>
              <w:keepNext/>
              <w:jc w:val="center"/>
            </w:pPr>
            <w:r>
              <w:t>8</w:t>
            </w:r>
          </w:p>
        </w:tc>
        <w:tc>
          <w:tcPr>
            <w:tcW w:w="1441" w:type="dxa"/>
            <w:tcBorders>
              <w:right w:val="double" w:sz="4" w:space="0" w:color="auto"/>
            </w:tcBorders>
          </w:tcPr>
          <w:p w:rsidR="00E403DD" w:rsidRDefault="00E403DD" w:rsidP="00F77826">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E403DD" w:rsidRDefault="00E403DD" w:rsidP="00F77826">
            <w:pPr>
              <w:keepNext/>
              <w:jc w:val="center"/>
            </w:pPr>
          </w:p>
        </w:tc>
        <w:tc>
          <w:tcPr>
            <w:tcW w:w="1441" w:type="dxa"/>
            <w:tcBorders>
              <w:top w:val="single" w:sz="4" w:space="0" w:color="auto"/>
              <w:bottom w:val="double" w:sz="4" w:space="0" w:color="auto"/>
            </w:tcBorders>
            <w:shd w:val="pct10" w:color="auto" w:fill="auto"/>
          </w:tcPr>
          <w:p w:rsidR="00E403DD" w:rsidRDefault="00E403DD" w:rsidP="00F77826">
            <w:pPr>
              <w:keepNext/>
              <w:jc w:val="center"/>
            </w:pPr>
          </w:p>
        </w:tc>
        <w:tc>
          <w:tcPr>
            <w:tcW w:w="1442" w:type="dxa"/>
            <w:tcBorders>
              <w:top w:val="single" w:sz="4" w:space="0" w:color="auto"/>
              <w:bottom w:val="double" w:sz="4" w:space="0" w:color="auto"/>
            </w:tcBorders>
            <w:shd w:val="pct10" w:color="auto" w:fill="auto"/>
          </w:tcPr>
          <w:p w:rsidR="00E403DD" w:rsidRDefault="00E403DD" w:rsidP="00F77826">
            <w:pPr>
              <w:keepNext/>
              <w:jc w:val="center"/>
            </w:pPr>
          </w:p>
        </w:tc>
      </w:tr>
    </w:tbl>
    <w:p w:rsidR="00B46CED" w:rsidRPr="00B46CED" w:rsidRDefault="0023252D" w:rsidP="00E71284">
      <w:pPr>
        <w:pStyle w:val="Caption"/>
        <w:keepNext/>
        <w:rPr>
          <w:bCs w:val="0"/>
          <w:i w:val="0"/>
          <w:lang w:val="en-US"/>
        </w:rPr>
      </w:pPr>
      <w:proofErr w:type="gramStart"/>
      <w:r>
        <w:t xml:space="preserve">Table </w:t>
      </w:r>
      <w:ins w:id="331" w:author="Hans de Waal" w:date="2017-10-27T16:18:00Z">
        <w:r w:rsidR="00761A37">
          <w:fldChar w:fldCharType="begin"/>
        </w:r>
        <w:r w:rsidR="00761A37">
          <w:instrText xml:space="preserve"> STYLEREF 1 \s </w:instrText>
        </w:r>
      </w:ins>
      <w:r w:rsidR="00761A37">
        <w:fldChar w:fldCharType="separate"/>
      </w:r>
      <w:r w:rsidR="00761A37">
        <w:rPr>
          <w:noProof/>
        </w:rPr>
        <w:t>3</w:t>
      </w:r>
      <w:ins w:id="332"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33" w:author="Hans de Waal" w:date="2017-10-27T16:18:00Z">
        <w:r w:rsidR="00761A37">
          <w:rPr>
            <w:noProof/>
          </w:rPr>
          <w:t>3</w:t>
        </w:r>
        <w:r w:rsidR="00761A37">
          <w:fldChar w:fldCharType="end"/>
        </w:r>
      </w:ins>
      <w:del w:id="334"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3</w:delText>
        </w:r>
        <w:r w:rsidR="004C5EFE" w:rsidDel="00AE596F">
          <w:fldChar w:fldCharType="end"/>
        </w:r>
      </w:del>
      <w:r>
        <w:tab/>
      </w:r>
      <w:bookmarkStart w:id="335" w:name="_Toc58664868"/>
      <w:bookmarkStart w:id="336" w:name="_Toc60030419"/>
      <w:bookmarkStart w:id="337" w:name="_Toc137020768"/>
      <w:bookmarkStart w:id="338" w:name="_Toc341712951"/>
      <w:bookmarkStart w:id="339" w:name="_Toc342484667"/>
      <w:bookmarkStart w:id="340" w:name="_Toc342994779"/>
      <w:r>
        <w:rPr>
          <w:lang w:val="en-US"/>
        </w:rPr>
        <w:t>C</w:t>
      </w:r>
      <w:r w:rsidR="00B46CED" w:rsidRPr="00B46CED">
        <w:rPr>
          <w:lang w:val="en-US"/>
        </w:rPr>
        <w:t>ross section nr 1</w:t>
      </w:r>
      <w:bookmarkEnd w:id="335"/>
      <w:bookmarkEnd w:id="336"/>
      <w:bookmarkEnd w:id="337"/>
      <w:bookmarkEnd w:id="338"/>
      <w:bookmarkEnd w:id="339"/>
      <w:bookmarkEnd w:id="340"/>
      <w:r>
        <w:rPr>
          <w:lang w:val="en-US"/>
        </w:rPr>
        <w:t>,</w:t>
      </w:r>
      <w:r w:rsidRPr="0023252D">
        <w:t xml:space="preserve"> </w:t>
      </w:r>
      <w:r>
        <w:t>basic g</w:t>
      </w:r>
      <w:proofErr w:type="spellStart"/>
      <w:r w:rsidRPr="00B46CED">
        <w:rPr>
          <w:lang w:val="en-US"/>
        </w:rPr>
        <w:t>eometry</w:t>
      </w:r>
      <w:proofErr w:type="spellEnd"/>
    </w:p>
    <w:p w:rsidR="00B46CED" w:rsidRPr="00B46CED" w:rsidRDefault="00B46CE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B46CED" w:rsidRPr="00B46CED" w:rsidTr="0023252D">
        <w:tc>
          <w:tcPr>
            <w:tcW w:w="1134" w:type="dxa"/>
            <w:shd w:val="clear" w:color="auto" w:fill="D9D9D9"/>
            <w:vAlign w:val="center"/>
          </w:tcPr>
          <w:p w:rsidR="00B46CED" w:rsidRPr="00B46CED" w:rsidRDefault="00E403DD" w:rsidP="00DF5D53">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B46CED" w:rsidRPr="00B46CED" w:rsidRDefault="00B46CED" w:rsidP="00DF5D53">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Variation</w:t>
            </w:r>
          </w:p>
        </w:tc>
        <w:tc>
          <w:tcPr>
            <w:tcW w:w="141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 xml:space="preserve">Wave </w:t>
            </w:r>
            <w:r w:rsidR="00E403DD">
              <w:rPr>
                <w:lang w:val="en-US"/>
              </w:rPr>
              <w:t>angle</w:t>
            </w:r>
            <w:r w:rsidRPr="00B46CED">
              <w:rPr>
                <w:lang w:val="en-US"/>
              </w:rPr>
              <w:br/>
              <w:t>(º)</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8</w:t>
            </w:r>
          </w:p>
        </w:tc>
        <w:tc>
          <w:tcPr>
            <w:tcW w:w="3969" w:type="dxa"/>
            <w:vAlign w:val="center"/>
          </w:tcPr>
          <w:p w:rsidR="00B46CED" w:rsidRPr="00B46CED" w:rsidRDefault="00B46CE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00B46CED"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9</w:t>
            </w:r>
          </w:p>
        </w:tc>
        <w:tc>
          <w:tcPr>
            <w:tcW w:w="3969" w:type="dxa"/>
            <w:vAlign w:val="center"/>
          </w:tcPr>
          <w:p w:rsidR="00B46CED" w:rsidRPr="00B46CED" w:rsidRDefault="00E403D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10</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B46CED" w:rsidP="00DF5D53">
            <w:pPr>
              <w:keepNext/>
              <w:spacing w:line="240" w:lineRule="auto"/>
              <w:jc w:val="center"/>
              <w:rPr>
                <w:lang w:val="en-US"/>
              </w:rPr>
            </w:pPr>
            <w:r w:rsidRPr="00B46CED">
              <w:rPr>
                <w:lang w:val="en-US"/>
              </w:rPr>
              <w:t xml:space="preserve">0.5 </w:t>
            </w:r>
            <w:r w:rsidR="00E403DD">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11</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E403DD" w:rsidP="00DF5D53">
            <w:pPr>
              <w:keepNext/>
              <w:spacing w:line="240" w:lineRule="auto"/>
              <w:jc w:val="center"/>
              <w:rPr>
                <w:lang w:val="en-US"/>
              </w:rPr>
            </w:pPr>
            <w:r w:rsidRPr="00B46CED">
              <w:rPr>
                <w:lang w:val="en-US"/>
              </w:rPr>
              <w:t xml:space="preserve">0.5 </w:t>
            </w:r>
            <w:r>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bl>
    <w:p w:rsidR="00B46CED" w:rsidRPr="00B46CED" w:rsidRDefault="0023252D" w:rsidP="0023252D">
      <w:pPr>
        <w:pStyle w:val="Caption"/>
        <w:rPr>
          <w:bCs w:val="0"/>
          <w:i w:val="0"/>
          <w:lang w:val="en-US"/>
        </w:rPr>
      </w:pPr>
      <w:bookmarkStart w:id="341" w:name="_Toc342986883"/>
      <w:bookmarkStart w:id="342" w:name="_Toc342994901"/>
      <w:proofErr w:type="gramStart"/>
      <w:r>
        <w:t xml:space="preserve">Table </w:t>
      </w:r>
      <w:ins w:id="343" w:author="Hans de Waal" w:date="2017-10-27T16:18:00Z">
        <w:r w:rsidR="00761A37">
          <w:fldChar w:fldCharType="begin"/>
        </w:r>
        <w:r w:rsidR="00761A37">
          <w:instrText xml:space="preserve"> STYLEREF 1 \s </w:instrText>
        </w:r>
      </w:ins>
      <w:r w:rsidR="00761A37">
        <w:fldChar w:fldCharType="separate"/>
      </w:r>
      <w:r w:rsidR="00761A37">
        <w:rPr>
          <w:noProof/>
        </w:rPr>
        <w:t>3</w:t>
      </w:r>
      <w:ins w:id="344"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45" w:author="Hans de Waal" w:date="2017-10-27T16:18:00Z">
        <w:r w:rsidR="00761A37">
          <w:rPr>
            <w:noProof/>
          </w:rPr>
          <w:t>4</w:t>
        </w:r>
        <w:r w:rsidR="00761A37">
          <w:fldChar w:fldCharType="end"/>
        </w:r>
      </w:ins>
      <w:del w:id="346"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4</w:delText>
        </w:r>
        <w:r w:rsidR="004C5EFE" w:rsidDel="00AE596F">
          <w:fldChar w:fldCharType="end"/>
        </w:r>
      </w:del>
      <w:r>
        <w:tab/>
      </w:r>
      <w:r>
        <w:rPr>
          <w:lang w:val="en-US"/>
        </w:rPr>
        <w:t>C</w:t>
      </w:r>
      <w:r w:rsidRPr="00B46CED">
        <w:rPr>
          <w:lang w:val="en-US"/>
        </w:rPr>
        <w:t>ross section nr 1</w:t>
      </w:r>
      <w:r>
        <w:rPr>
          <w:lang w:val="en-US"/>
        </w:rPr>
        <w:t>,</w:t>
      </w:r>
      <w:r w:rsidRPr="0023252D">
        <w:t xml:space="preserve"> </w:t>
      </w:r>
      <w:r>
        <w:t>additional test series on variation in g</w:t>
      </w:r>
      <w:proofErr w:type="spellStart"/>
      <w:r w:rsidRPr="00B46CED">
        <w:rPr>
          <w:lang w:val="en-US"/>
        </w:rPr>
        <w:t>eometry</w:t>
      </w:r>
      <w:bookmarkEnd w:id="341"/>
      <w:bookmarkEnd w:id="342"/>
      <w:proofErr w:type="spellEnd"/>
    </w:p>
    <w:p w:rsidR="00B46CED" w:rsidRDefault="00B46CED" w:rsidP="00B46CED">
      <w:pPr>
        <w:spacing w:line="240" w:lineRule="auto"/>
        <w:jc w:val="left"/>
        <w:rPr>
          <w:lang w:val="en-US"/>
        </w:rPr>
      </w:pPr>
    </w:p>
    <w:p w:rsidR="00832D2C" w:rsidRDefault="00A726F3" w:rsidP="00A726F3">
      <w:pPr>
        <w:pStyle w:val="Heading3"/>
        <w:rPr>
          <w:lang w:val="en-US"/>
        </w:rPr>
      </w:pPr>
      <w:bookmarkStart w:id="347" w:name="_Toc496599846"/>
      <w:r>
        <w:rPr>
          <w:lang w:val="en-US"/>
        </w:rPr>
        <w:t>C</w:t>
      </w:r>
      <w:r w:rsidR="00832D2C" w:rsidRPr="00B46CED">
        <w:rPr>
          <w:lang w:val="en-US"/>
        </w:rPr>
        <w:t xml:space="preserve">ross section nr </w:t>
      </w:r>
      <w:r w:rsidR="00832D2C">
        <w:rPr>
          <w:lang w:val="en-US"/>
        </w:rPr>
        <w:t>2</w:t>
      </w:r>
      <w:bookmarkEnd w:id="347"/>
    </w:p>
    <w:p w:rsidR="00832D2C"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5075DE68" wp14:editId="54E21133">
            <wp:extent cx="5533390" cy="2681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ins w:id="348" w:author="Hans de Waal" w:date="2017-10-27T16:18:00Z">
        <w:r w:rsidR="00761A37">
          <w:fldChar w:fldCharType="begin"/>
        </w:r>
        <w:r w:rsidR="00761A37">
          <w:instrText xml:space="preserve"> STYLEREF 1 \s </w:instrText>
        </w:r>
      </w:ins>
      <w:r w:rsidR="00761A37">
        <w:fldChar w:fldCharType="separate"/>
      </w:r>
      <w:r w:rsidR="00761A37">
        <w:rPr>
          <w:noProof/>
        </w:rPr>
        <w:t>3</w:t>
      </w:r>
      <w:ins w:id="349"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350" w:author="Hans de Waal" w:date="2017-10-27T16:18:00Z">
        <w:r w:rsidR="00761A37">
          <w:rPr>
            <w:noProof/>
          </w:rPr>
          <w:t>3</w:t>
        </w:r>
        <w:r w:rsidR="00761A37">
          <w:fldChar w:fldCharType="end"/>
        </w:r>
      </w:ins>
      <w:del w:id="351"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3</w:delText>
        </w:r>
        <w:r w:rsidR="004C5EFE" w:rsidDel="00AE596F">
          <w:fldChar w:fldCharType="end"/>
        </w:r>
      </w:del>
      <w:r>
        <w:tab/>
      </w:r>
      <w:r w:rsidR="00F77826">
        <w:rPr>
          <w:lang w:val="en-US"/>
        </w:rPr>
        <w:t>C</w:t>
      </w:r>
      <w:r w:rsidR="00F77826" w:rsidRPr="00B46CED">
        <w:rPr>
          <w:lang w:val="en-US"/>
        </w:rPr>
        <w:t xml:space="preserve">ross section nr </w:t>
      </w:r>
      <w:r w:rsidR="00F77826">
        <w:rPr>
          <w:lang w:val="en-US"/>
        </w:rPr>
        <w:t>2,</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F520E5" w:rsidRDefault="00F520E5"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F520E5"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F520E5" w:rsidRPr="00E403DD" w:rsidRDefault="00F520E5" w:rsidP="00DD477C">
            <w:pPr>
              <w:keepNext/>
              <w:jc w:val="center"/>
              <w:rPr>
                <w:b w:val="0"/>
              </w:rPr>
            </w:pPr>
            <w:r w:rsidRPr="00E403DD">
              <w:rPr>
                <w:b w:val="0"/>
              </w:rPr>
              <w:t>point nr</w:t>
            </w:r>
          </w:p>
          <w:p w:rsidR="00F520E5" w:rsidRPr="00E403DD" w:rsidRDefault="00F520E5" w:rsidP="00DD477C">
            <w:pPr>
              <w:keepNext/>
              <w:jc w:val="center"/>
              <w:rPr>
                <w:b w:val="0"/>
              </w:rPr>
            </w:pPr>
            <w:r w:rsidRPr="00E403DD">
              <w:rPr>
                <w:b w:val="0"/>
              </w:rPr>
              <w:t>-</w:t>
            </w:r>
          </w:p>
        </w:tc>
        <w:tc>
          <w:tcPr>
            <w:tcW w:w="1441" w:type="dxa"/>
          </w:tcPr>
          <w:p w:rsidR="00F520E5" w:rsidRPr="00E403DD" w:rsidRDefault="00F520E5" w:rsidP="00DD477C">
            <w:pPr>
              <w:keepNext/>
              <w:jc w:val="center"/>
              <w:rPr>
                <w:b w:val="0"/>
              </w:rPr>
            </w:pPr>
            <w:r w:rsidRPr="00E403DD">
              <w:rPr>
                <w:b w:val="0"/>
              </w:rPr>
              <w:t>x</w:t>
            </w:r>
          </w:p>
          <w:p w:rsidR="00F520E5" w:rsidRPr="00E403DD" w:rsidRDefault="00F520E5" w:rsidP="00DD477C">
            <w:pPr>
              <w:keepNext/>
              <w:jc w:val="center"/>
              <w:rPr>
                <w:b w:val="0"/>
              </w:rPr>
            </w:pPr>
            <w:r w:rsidRPr="00E403DD">
              <w:rPr>
                <w:b w:val="0"/>
              </w:rPr>
              <w:t>(m)</w:t>
            </w:r>
          </w:p>
        </w:tc>
        <w:tc>
          <w:tcPr>
            <w:tcW w:w="1441" w:type="dxa"/>
            <w:tcBorders>
              <w:right w:val="double" w:sz="4" w:space="0" w:color="auto"/>
            </w:tcBorders>
          </w:tcPr>
          <w:p w:rsidR="00F520E5" w:rsidRPr="00E403DD" w:rsidRDefault="00F520E5" w:rsidP="00DD477C">
            <w:pPr>
              <w:keepNext/>
              <w:jc w:val="center"/>
              <w:rPr>
                <w:b w:val="0"/>
              </w:rPr>
            </w:pPr>
            <w:r w:rsidRPr="00E403DD">
              <w:rPr>
                <w:b w:val="0"/>
              </w:rPr>
              <w:t>y</w:t>
            </w:r>
          </w:p>
          <w:p w:rsidR="00F520E5" w:rsidRPr="00E403DD" w:rsidRDefault="00F520E5" w:rsidP="00DD477C">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F520E5" w:rsidRPr="00E403DD" w:rsidRDefault="00F520E5" w:rsidP="00DD477C">
            <w:pPr>
              <w:keepNext/>
              <w:jc w:val="center"/>
              <w:rPr>
                <w:b w:val="0"/>
              </w:rPr>
            </w:pPr>
            <w:r w:rsidRPr="00E403DD">
              <w:rPr>
                <w:b w:val="0"/>
              </w:rPr>
              <w:t>segment nr</w:t>
            </w:r>
          </w:p>
          <w:p w:rsidR="00F520E5" w:rsidRPr="00E403DD" w:rsidRDefault="00F520E5" w:rsidP="00DD477C">
            <w:pPr>
              <w:keepNext/>
              <w:jc w:val="center"/>
              <w:rPr>
                <w:b w:val="0"/>
              </w:rPr>
            </w:pPr>
            <w:r w:rsidRPr="00E403DD">
              <w:rPr>
                <w:b w:val="0"/>
              </w:rPr>
              <w:t>-</w:t>
            </w:r>
          </w:p>
        </w:tc>
        <w:tc>
          <w:tcPr>
            <w:tcW w:w="1441" w:type="dxa"/>
            <w:tcBorders>
              <w:top w:val="double" w:sz="4" w:space="0" w:color="auto"/>
              <w:bottom w:val="single" w:sz="4" w:space="0" w:color="auto"/>
            </w:tcBorders>
          </w:tcPr>
          <w:p w:rsidR="0023252D" w:rsidRDefault="00F520E5" w:rsidP="00DD477C">
            <w:pPr>
              <w:keepNext/>
              <w:jc w:val="center"/>
              <w:rPr>
                <w:b w:val="0"/>
              </w:rPr>
            </w:pPr>
            <w:r w:rsidRPr="00E403DD">
              <w:rPr>
                <w:b w:val="0"/>
              </w:rPr>
              <w:t>slope</w:t>
            </w:r>
            <w:r>
              <w:rPr>
                <w:b w:val="0"/>
              </w:rPr>
              <w:t xml:space="preserve"> </w:t>
            </w:r>
          </w:p>
          <w:p w:rsidR="00F520E5" w:rsidRPr="00E403DD" w:rsidRDefault="00F520E5" w:rsidP="00DD477C">
            <w:pPr>
              <w:keepNext/>
              <w:jc w:val="center"/>
              <w:rPr>
                <w:b w:val="0"/>
              </w:rPr>
            </w:pPr>
            <w:r>
              <w:rPr>
                <w:b w:val="0"/>
              </w:rPr>
              <w:t>-</w:t>
            </w:r>
          </w:p>
        </w:tc>
        <w:tc>
          <w:tcPr>
            <w:tcW w:w="1442" w:type="dxa"/>
            <w:tcBorders>
              <w:top w:val="double" w:sz="4" w:space="0" w:color="auto"/>
              <w:bottom w:val="single" w:sz="4" w:space="0" w:color="auto"/>
            </w:tcBorders>
          </w:tcPr>
          <w:p w:rsidR="00F520E5" w:rsidRPr="00E403DD" w:rsidRDefault="00F520E5" w:rsidP="00DD477C">
            <w:pPr>
              <w:keepNext/>
              <w:jc w:val="center"/>
              <w:rPr>
                <w:b w:val="0"/>
              </w:rPr>
            </w:pPr>
            <w:r w:rsidRPr="00E403DD">
              <w:rPr>
                <w:b w:val="0"/>
              </w:rPr>
              <w:t>roughness</w:t>
            </w:r>
          </w:p>
          <w:p w:rsidR="00F520E5" w:rsidRPr="00E403DD" w:rsidRDefault="00F520E5" w:rsidP="00DD477C">
            <w:pPr>
              <w:keepNext/>
              <w:jc w:val="center"/>
              <w:rPr>
                <w:b w:val="0"/>
              </w:rPr>
            </w:pPr>
            <w:r w:rsidRPr="00E403DD">
              <w:rPr>
                <w:b w:val="0"/>
              </w:rPr>
              <w:t>-</w:t>
            </w:r>
          </w:p>
        </w:tc>
      </w:tr>
      <w:tr w:rsidR="00F520E5" w:rsidTr="0023252D">
        <w:tc>
          <w:tcPr>
            <w:tcW w:w="1441" w:type="dxa"/>
          </w:tcPr>
          <w:p w:rsidR="00F520E5" w:rsidRDefault="00F520E5" w:rsidP="00DD477C">
            <w:pPr>
              <w:keepNext/>
              <w:jc w:val="center"/>
            </w:pPr>
            <w:r>
              <w:t>1</w:t>
            </w:r>
          </w:p>
        </w:tc>
        <w:tc>
          <w:tcPr>
            <w:tcW w:w="1441" w:type="dxa"/>
          </w:tcPr>
          <w:p w:rsidR="00F520E5" w:rsidRDefault="00F520E5" w:rsidP="00DD477C">
            <w:pPr>
              <w:keepNext/>
              <w:jc w:val="center"/>
            </w:pPr>
            <w:r>
              <w:t>0</w:t>
            </w:r>
          </w:p>
        </w:tc>
        <w:tc>
          <w:tcPr>
            <w:tcW w:w="1441" w:type="dxa"/>
            <w:tcBorders>
              <w:right w:val="double" w:sz="4" w:space="0" w:color="auto"/>
            </w:tcBorders>
          </w:tcPr>
          <w:p w:rsidR="00F520E5" w:rsidRDefault="00F520E5" w:rsidP="00DD477C">
            <w:pPr>
              <w:keepNext/>
              <w:jc w:val="center"/>
            </w:pPr>
            <w:r>
              <w:t>-2</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1</w:t>
            </w:r>
          </w:p>
        </w:tc>
        <w:tc>
          <w:tcPr>
            <w:tcW w:w="1441" w:type="dxa"/>
            <w:tcBorders>
              <w:top w:val="single" w:sz="4" w:space="0" w:color="auto"/>
              <w:bottom w:val="single" w:sz="4" w:space="0" w:color="auto"/>
            </w:tcBorders>
          </w:tcPr>
          <w:p w:rsidR="00F520E5" w:rsidRDefault="00F520E5" w:rsidP="00DD477C">
            <w:pPr>
              <w:keepNext/>
              <w:jc w:val="center"/>
            </w:pPr>
            <w:r>
              <w:t>8.0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2</w:t>
            </w:r>
          </w:p>
        </w:tc>
        <w:tc>
          <w:tcPr>
            <w:tcW w:w="1441" w:type="dxa"/>
          </w:tcPr>
          <w:p w:rsidR="00F520E5" w:rsidRDefault="00F520E5" w:rsidP="00DD477C">
            <w:pPr>
              <w:keepNext/>
              <w:jc w:val="center"/>
            </w:pPr>
            <w:r>
              <w:t>48</w:t>
            </w:r>
          </w:p>
        </w:tc>
        <w:tc>
          <w:tcPr>
            <w:tcW w:w="1441" w:type="dxa"/>
            <w:tcBorders>
              <w:right w:val="double" w:sz="4" w:space="0" w:color="auto"/>
            </w:tcBorders>
          </w:tcPr>
          <w:p w:rsidR="00F520E5" w:rsidRDefault="00F520E5" w:rsidP="00DD477C">
            <w:pPr>
              <w:keepNext/>
              <w:jc w:val="center"/>
            </w:pPr>
            <w:r>
              <w:t>4</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2</w:t>
            </w:r>
          </w:p>
        </w:tc>
        <w:tc>
          <w:tcPr>
            <w:tcW w:w="1441" w:type="dxa"/>
            <w:tcBorders>
              <w:top w:val="single" w:sz="4" w:space="0" w:color="auto"/>
              <w:bottom w:val="single" w:sz="4" w:space="0" w:color="auto"/>
            </w:tcBorders>
          </w:tcPr>
          <w:p w:rsidR="00F520E5" w:rsidRDefault="00F520E5" w:rsidP="00DD477C">
            <w:pPr>
              <w:keepNext/>
              <w:jc w:val="center"/>
            </w:pPr>
            <w:r>
              <w:t>1.0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3</w:t>
            </w:r>
          </w:p>
        </w:tc>
        <w:tc>
          <w:tcPr>
            <w:tcW w:w="1441" w:type="dxa"/>
          </w:tcPr>
          <w:p w:rsidR="00F520E5" w:rsidRDefault="00F520E5" w:rsidP="00DD477C">
            <w:pPr>
              <w:keepNext/>
              <w:jc w:val="center"/>
            </w:pPr>
            <w:r>
              <w:t>50</w:t>
            </w:r>
          </w:p>
        </w:tc>
        <w:tc>
          <w:tcPr>
            <w:tcW w:w="1441" w:type="dxa"/>
            <w:tcBorders>
              <w:right w:val="double" w:sz="4" w:space="0" w:color="auto"/>
            </w:tcBorders>
          </w:tcPr>
          <w:p w:rsidR="00F520E5" w:rsidRDefault="00F520E5" w:rsidP="00DD477C">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F520E5" w:rsidRDefault="00F520E5" w:rsidP="00DD477C">
            <w:pPr>
              <w:keepNext/>
              <w:jc w:val="center"/>
            </w:pPr>
          </w:p>
        </w:tc>
        <w:tc>
          <w:tcPr>
            <w:tcW w:w="1441" w:type="dxa"/>
            <w:tcBorders>
              <w:top w:val="single" w:sz="4" w:space="0" w:color="auto"/>
              <w:bottom w:val="double" w:sz="4" w:space="0" w:color="auto"/>
            </w:tcBorders>
            <w:shd w:val="pct10" w:color="auto" w:fill="auto"/>
          </w:tcPr>
          <w:p w:rsidR="00F520E5" w:rsidRDefault="00F520E5" w:rsidP="00DD477C">
            <w:pPr>
              <w:keepNext/>
              <w:jc w:val="center"/>
            </w:pPr>
          </w:p>
        </w:tc>
        <w:tc>
          <w:tcPr>
            <w:tcW w:w="1442" w:type="dxa"/>
            <w:tcBorders>
              <w:top w:val="single" w:sz="4" w:space="0" w:color="auto"/>
              <w:bottom w:val="double" w:sz="4" w:space="0" w:color="auto"/>
            </w:tcBorders>
            <w:shd w:val="pct10" w:color="auto" w:fill="auto"/>
          </w:tcPr>
          <w:p w:rsidR="00F520E5" w:rsidRDefault="00F520E5" w:rsidP="00DD477C">
            <w:pPr>
              <w:keepNext/>
              <w:jc w:val="center"/>
            </w:pPr>
          </w:p>
        </w:tc>
      </w:tr>
    </w:tbl>
    <w:p w:rsidR="00F520E5" w:rsidRPr="009E030B" w:rsidRDefault="0023252D" w:rsidP="00E71284">
      <w:pPr>
        <w:pStyle w:val="Caption"/>
        <w:keepNext/>
      </w:pPr>
      <w:proofErr w:type="gramStart"/>
      <w:r>
        <w:t xml:space="preserve">Table </w:t>
      </w:r>
      <w:ins w:id="352" w:author="Hans de Waal" w:date="2017-10-27T16:18:00Z">
        <w:r w:rsidR="00761A37">
          <w:fldChar w:fldCharType="begin"/>
        </w:r>
        <w:r w:rsidR="00761A37">
          <w:instrText xml:space="preserve"> STYLEREF 1 \s </w:instrText>
        </w:r>
      </w:ins>
      <w:r w:rsidR="00761A37">
        <w:fldChar w:fldCharType="separate"/>
      </w:r>
      <w:r w:rsidR="00761A37">
        <w:rPr>
          <w:noProof/>
        </w:rPr>
        <w:t>3</w:t>
      </w:r>
      <w:ins w:id="353"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54" w:author="Hans de Waal" w:date="2017-10-27T16:18:00Z">
        <w:r w:rsidR="00761A37">
          <w:rPr>
            <w:noProof/>
          </w:rPr>
          <w:t>5</w:t>
        </w:r>
        <w:r w:rsidR="00761A37">
          <w:fldChar w:fldCharType="end"/>
        </w:r>
      </w:ins>
      <w:del w:id="355"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5</w:delText>
        </w:r>
        <w:r w:rsidR="004C5EFE" w:rsidDel="00AE596F">
          <w:fldChar w:fldCharType="end"/>
        </w:r>
      </w:del>
      <w:r w:rsidR="00DD477C">
        <w:tab/>
      </w:r>
      <w:r w:rsidR="00DD477C">
        <w:rPr>
          <w:lang w:val="en-US"/>
        </w:rPr>
        <w:t>C</w:t>
      </w:r>
      <w:r w:rsidR="00DD477C" w:rsidRPr="00B46CED">
        <w:rPr>
          <w:lang w:val="en-US"/>
        </w:rPr>
        <w:t xml:space="preserve">ross section nr </w:t>
      </w:r>
      <w:r w:rsidR="00F77826">
        <w:rPr>
          <w:lang w:val="en-US"/>
        </w:rPr>
        <w:t>2</w:t>
      </w:r>
      <w:r w:rsidR="00DD477C">
        <w:rPr>
          <w:lang w:val="en-US"/>
        </w:rPr>
        <w:t>,</w:t>
      </w:r>
      <w:r w:rsidR="00DD477C" w:rsidRPr="0023252D">
        <w:t xml:space="preserve"> </w:t>
      </w:r>
      <w:r w:rsidR="00DD477C">
        <w:t>basic g</w:t>
      </w:r>
      <w:proofErr w:type="spellStart"/>
      <w:r w:rsidR="00DD477C" w:rsidRPr="00B46CED">
        <w:rPr>
          <w:lang w:val="en-US"/>
        </w:rPr>
        <w:t>eometry</w:t>
      </w:r>
      <w:proofErr w:type="spellEnd"/>
      <w:r w:rsidR="00DD477C">
        <w:rPr>
          <w:lang w:val="en-US"/>
        </w:rPr>
        <w:t>.</w:t>
      </w:r>
    </w:p>
    <w:p w:rsidR="0023252D" w:rsidRDefault="0023252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23252D" w:rsidRPr="00B46CED" w:rsidTr="0023252D">
        <w:tc>
          <w:tcPr>
            <w:tcW w:w="1134"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23252D" w:rsidRPr="00B46CED" w:rsidRDefault="0023252D" w:rsidP="00DD477C">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Variation</w:t>
            </w:r>
          </w:p>
        </w:tc>
        <w:tc>
          <w:tcPr>
            <w:tcW w:w="141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8</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9</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10</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11</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12</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13</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14</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15</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16</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17</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18</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19</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bl>
    <w:p w:rsidR="009E030B" w:rsidRDefault="0023252D" w:rsidP="0023252D">
      <w:pPr>
        <w:pStyle w:val="Caption"/>
        <w:rPr>
          <w:lang w:val="en-US"/>
        </w:rPr>
      </w:pPr>
      <w:proofErr w:type="gramStart"/>
      <w:r>
        <w:t xml:space="preserve">Table </w:t>
      </w:r>
      <w:ins w:id="356" w:author="Hans de Waal" w:date="2017-10-27T16:18:00Z">
        <w:r w:rsidR="00761A37">
          <w:fldChar w:fldCharType="begin"/>
        </w:r>
        <w:r w:rsidR="00761A37">
          <w:instrText xml:space="preserve"> STYLEREF 1 \s </w:instrText>
        </w:r>
      </w:ins>
      <w:r w:rsidR="00761A37">
        <w:fldChar w:fldCharType="separate"/>
      </w:r>
      <w:r w:rsidR="00761A37">
        <w:rPr>
          <w:noProof/>
        </w:rPr>
        <w:t>3</w:t>
      </w:r>
      <w:ins w:id="357"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58" w:author="Hans de Waal" w:date="2017-10-27T16:18:00Z">
        <w:r w:rsidR="00761A37">
          <w:rPr>
            <w:noProof/>
          </w:rPr>
          <w:t>6</w:t>
        </w:r>
        <w:r w:rsidR="00761A37">
          <w:fldChar w:fldCharType="end"/>
        </w:r>
      </w:ins>
      <w:del w:id="359"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6</w:delText>
        </w:r>
        <w:r w:rsidR="004C5EFE" w:rsidDel="00AE596F">
          <w:fldChar w:fldCharType="end"/>
        </w:r>
      </w:del>
      <w:r>
        <w:tab/>
      </w:r>
      <w:r w:rsidR="00DD477C">
        <w:rPr>
          <w:lang w:val="en-US"/>
        </w:rPr>
        <w:t>C</w:t>
      </w:r>
      <w:r w:rsidR="00DD477C" w:rsidRPr="00B46CED">
        <w:rPr>
          <w:lang w:val="en-US"/>
        </w:rPr>
        <w:t xml:space="preserve">ross section nr </w:t>
      </w:r>
      <w:r w:rsidR="00AC4D38">
        <w:rPr>
          <w:lang w:val="en-US"/>
        </w:rPr>
        <w:t>2</w:t>
      </w:r>
      <w:r w:rsidR="00DD477C">
        <w:rPr>
          <w:lang w:val="en-US"/>
        </w:rPr>
        <w:t>,</w:t>
      </w:r>
      <w:r w:rsidR="00DD477C" w:rsidRPr="0023252D">
        <w:t xml:space="preserve"> </w:t>
      </w:r>
      <w:r w:rsidR="00DD477C">
        <w:t>additional test series on variation in g</w:t>
      </w:r>
      <w:proofErr w:type="spellStart"/>
      <w:r w:rsidR="00DD477C" w:rsidRPr="00B46CED">
        <w:rPr>
          <w:lang w:val="en-US"/>
        </w:rPr>
        <w:t>eometry</w:t>
      </w:r>
      <w:proofErr w:type="spellEnd"/>
      <w:r w:rsidR="00DD477C">
        <w:rPr>
          <w:lang w:val="en-US"/>
        </w:rPr>
        <w:t>.</w:t>
      </w:r>
    </w:p>
    <w:p w:rsidR="00832D2C" w:rsidRDefault="00A726F3" w:rsidP="00A726F3">
      <w:pPr>
        <w:pStyle w:val="Heading3"/>
        <w:rPr>
          <w:lang w:val="en-US"/>
        </w:rPr>
      </w:pPr>
      <w:bookmarkStart w:id="360" w:name="_Toc496599847"/>
      <w:r>
        <w:rPr>
          <w:lang w:val="en-US"/>
        </w:rPr>
        <w:t>C</w:t>
      </w:r>
      <w:r w:rsidR="00832D2C" w:rsidRPr="00B46CED">
        <w:rPr>
          <w:lang w:val="en-US"/>
        </w:rPr>
        <w:t xml:space="preserve">ross section nr </w:t>
      </w:r>
      <w:r w:rsidR="00832D2C">
        <w:rPr>
          <w:lang w:val="en-US"/>
        </w:rPr>
        <w:t>3</w:t>
      </w:r>
      <w:bookmarkEnd w:id="360"/>
    </w:p>
    <w:p w:rsidR="00832D2C" w:rsidRPr="009E030B"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1E2B8284" wp14:editId="063AD354">
            <wp:extent cx="5533390" cy="2681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DD477C" w:rsidRDefault="00DD477C" w:rsidP="00F77826">
      <w:pPr>
        <w:pStyle w:val="Caption"/>
        <w:keepNext/>
      </w:pPr>
      <w:proofErr w:type="gramStart"/>
      <w:r>
        <w:t xml:space="preserve">Figure </w:t>
      </w:r>
      <w:ins w:id="361" w:author="Hans de Waal" w:date="2017-10-27T16:18:00Z">
        <w:r w:rsidR="00761A37">
          <w:fldChar w:fldCharType="begin"/>
        </w:r>
        <w:r w:rsidR="00761A37">
          <w:instrText xml:space="preserve"> STYLEREF 1 \s </w:instrText>
        </w:r>
      </w:ins>
      <w:r w:rsidR="00761A37">
        <w:fldChar w:fldCharType="separate"/>
      </w:r>
      <w:r w:rsidR="00761A37">
        <w:rPr>
          <w:noProof/>
        </w:rPr>
        <w:t>3</w:t>
      </w:r>
      <w:ins w:id="362"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363" w:author="Hans de Waal" w:date="2017-10-27T16:18:00Z">
        <w:r w:rsidR="00761A37">
          <w:rPr>
            <w:noProof/>
          </w:rPr>
          <w:t>4</w:t>
        </w:r>
        <w:r w:rsidR="00761A37">
          <w:fldChar w:fldCharType="end"/>
        </w:r>
      </w:ins>
      <w:del w:id="364"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4</w:delText>
        </w:r>
        <w:r w:rsidR="004C5EFE" w:rsidDel="00AE596F">
          <w:fldChar w:fldCharType="end"/>
        </w:r>
      </w:del>
      <w:r>
        <w:tab/>
      </w:r>
      <w:r w:rsidR="00F77826">
        <w:rPr>
          <w:lang w:val="en-US"/>
        </w:rPr>
        <w:t>C</w:t>
      </w:r>
      <w:r w:rsidR="00F77826" w:rsidRPr="00B46CED">
        <w:rPr>
          <w:lang w:val="en-US"/>
        </w:rPr>
        <w:t>ross section nr</w:t>
      </w:r>
      <w:r w:rsidR="00F77826">
        <w:rPr>
          <w:lang w:val="en-US"/>
        </w:rPr>
        <w:t xml:space="preserve"> 3,</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DD477C" w:rsidRDefault="00DD477C"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point nr</w:t>
            </w:r>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segment nr</w:t>
            </w:r>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D477C" w:rsidP="00142B7A">
            <w:pPr>
              <w:keepNext/>
              <w:jc w:val="center"/>
            </w:pPr>
            <w:r>
              <w:t>0</w:t>
            </w:r>
          </w:p>
        </w:tc>
        <w:tc>
          <w:tcPr>
            <w:tcW w:w="1459" w:type="dxa"/>
            <w:tcBorders>
              <w:right w:val="double" w:sz="4" w:space="0" w:color="auto"/>
            </w:tcBorders>
          </w:tcPr>
          <w:p w:rsidR="00DD477C" w:rsidRDefault="00DD477C"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D477C" w:rsidP="00142B7A">
            <w:pPr>
              <w:keepNext/>
              <w:jc w:val="center"/>
            </w:pPr>
            <w:r>
              <w:t>1.0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D477C" w:rsidP="00142B7A">
            <w:pPr>
              <w:keepNext/>
              <w:jc w:val="center"/>
            </w:pPr>
            <w:r>
              <w:t>6</w:t>
            </w:r>
          </w:p>
        </w:tc>
        <w:tc>
          <w:tcPr>
            <w:tcW w:w="1459" w:type="dxa"/>
            <w:tcBorders>
              <w:right w:val="double" w:sz="4" w:space="0" w:color="auto"/>
            </w:tcBorders>
          </w:tcPr>
          <w:p w:rsidR="00DD477C" w:rsidRDefault="00DD477C"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D477C" w:rsidP="00142B7A">
            <w:pPr>
              <w:keepNext/>
              <w:jc w:val="center"/>
            </w:pPr>
            <w:r>
              <w:t>8.0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D477C" w:rsidP="00142B7A">
            <w:pPr>
              <w:keepNext/>
              <w:jc w:val="center"/>
            </w:pPr>
            <w:r>
              <w:t>22</w:t>
            </w:r>
          </w:p>
        </w:tc>
        <w:tc>
          <w:tcPr>
            <w:tcW w:w="1459" w:type="dxa"/>
            <w:tcBorders>
              <w:right w:val="double" w:sz="4" w:space="0" w:color="auto"/>
            </w:tcBorders>
          </w:tcPr>
          <w:p w:rsidR="00DD477C" w:rsidRDefault="00DD477C"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D477C" w:rsidRDefault="00DD477C" w:rsidP="00142B7A">
            <w:pPr>
              <w:keepNext/>
              <w:jc w:val="center"/>
            </w:pPr>
          </w:p>
        </w:tc>
        <w:tc>
          <w:tcPr>
            <w:tcW w:w="1459" w:type="dxa"/>
            <w:tcBorders>
              <w:top w:val="single" w:sz="4" w:space="0" w:color="auto"/>
              <w:bottom w:val="double" w:sz="4" w:space="0" w:color="auto"/>
            </w:tcBorders>
            <w:shd w:val="pct10" w:color="auto" w:fill="auto"/>
          </w:tcPr>
          <w:p w:rsidR="00DD477C" w:rsidRDefault="00DD477C" w:rsidP="00142B7A">
            <w:pPr>
              <w:keepNext/>
              <w:jc w:val="center"/>
            </w:pPr>
          </w:p>
        </w:tc>
        <w:tc>
          <w:tcPr>
            <w:tcW w:w="1460" w:type="dxa"/>
            <w:tcBorders>
              <w:top w:val="single" w:sz="4" w:space="0" w:color="auto"/>
              <w:bottom w:val="double" w:sz="4" w:space="0" w:color="auto"/>
            </w:tcBorders>
            <w:shd w:val="pct10" w:color="auto" w:fill="auto"/>
          </w:tcPr>
          <w:p w:rsidR="00DD477C" w:rsidRDefault="00DD477C" w:rsidP="00142B7A">
            <w:pPr>
              <w:keepNext/>
              <w:jc w:val="center"/>
            </w:pPr>
          </w:p>
        </w:tc>
      </w:tr>
    </w:tbl>
    <w:p w:rsidR="00DD477C" w:rsidRDefault="00DD477C" w:rsidP="00E71284">
      <w:pPr>
        <w:pStyle w:val="Caption"/>
        <w:keepNext/>
      </w:pPr>
      <w:proofErr w:type="gramStart"/>
      <w:r>
        <w:t xml:space="preserve">Table </w:t>
      </w:r>
      <w:ins w:id="365" w:author="Hans de Waal" w:date="2017-10-27T16:18:00Z">
        <w:r w:rsidR="00761A37">
          <w:fldChar w:fldCharType="begin"/>
        </w:r>
        <w:r w:rsidR="00761A37">
          <w:instrText xml:space="preserve"> STYLEREF 1 \s </w:instrText>
        </w:r>
      </w:ins>
      <w:r w:rsidR="00761A37">
        <w:fldChar w:fldCharType="separate"/>
      </w:r>
      <w:r w:rsidR="00761A37">
        <w:rPr>
          <w:noProof/>
        </w:rPr>
        <w:t>3</w:t>
      </w:r>
      <w:ins w:id="366"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67" w:author="Hans de Waal" w:date="2017-10-27T16:18:00Z">
        <w:r w:rsidR="00761A37">
          <w:rPr>
            <w:noProof/>
          </w:rPr>
          <w:t>7</w:t>
        </w:r>
        <w:r w:rsidR="00761A37">
          <w:fldChar w:fldCharType="end"/>
        </w:r>
      </w:ins>
      <w:del w:id="368"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7</w:delText>
        </w:r>
        <w:r w:rsidR="004C5EFE" w:rsidDel="00AE596F">
          <w:fldChar w:fldCharType="end"/>
        </w:r>
      </w:del>
      <w:r>
        <w:tab/>
      </w:r>
      <w:r>
        <w:rPr>
          <w:lang w:val="en-US"/>
        </w:rPr>
        <w:t>C</w:t>
      </w:r>
      <w:r w:rsidRPr="00B46CED">
        <w:rPr>
          <w:lang w:val="en-US"/>
        </w:rPr>
        <w:t>ross section nr</w:t>
      </w:r>
      <w:r w:rsidR="00F77826">
        <w:rPr>
          <w:lang w:val="en-US"/>
        </w:rPr>
        <w:t xml:space="preserve"> 3</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A7187B" w:rsidRPr="00B46CED" w:rsidTr="001F6569">
        <w:tc>
          <w:tcPr>
            <w:tcW w:w="1134"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A7187B" w:rsidRPr="00B46CED" w:rsidRDefault="00A7187B" w:rsidP="001F6569">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Variation</w:t>
            </w:r>
          </w:p>
        </w:tc>
        <w:tc>
          <w:tcPr>
            <w:tcW w:w="141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8</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9</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10</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11</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12</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A7187B">
              <w:t xml:space="preserve"> [0.1</w:t>
            </w:r>
            <w:r w:rsidR="00B74063">
              <w:t>]</w:t>
            </w:r>
            <w:r w:rsidR="00A7187B">
              <w:t xml:space="preserve">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13</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B74063">
              <w:t xml:space="preserve"> [0.1]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14</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15</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16</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17</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18</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19</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ins w:id="369" w:author="Hans de Waal" w:date="2017-10-27T16:18:00Z">
        <w:r w:rsidR="00761A37">
          <w:fldChar w:fldCharType="begin"/>
        </w:r>
        <w:r w:rsidR="00761A37">
          <w:instrText xml:space="preserve"> STYLEREF 1 \s </w:instrText>
        </w:r>
      </w:ins>
      <w:r w:rsidR="00761A37">
        <w:fldChar w:fldCharType="separate"/>
      </w:r>
      <w:r w:rsidR="00761A37">
        <w:rPr>
          <w:noProof/>
        </w:rPr>
        <w:t>3</w:t>
      </w:r>
      <w:ins w:id="370"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71" w:author="Hans de Waal" w:date="2017-10-27T16:18:00Z">
        <w:r w:rsidR="00761A37">
          <w:rPr>
            <w:noProof/>
          </w:rPr>
          <w:t>8</w:t>
        </w:r>
        <w:r w:rsidR="00761A37">
          <w:fldChar w:fldCharType="end"/>
        </w:r>
      </w:ins>
      <w:del w:id="372"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8</w:delText>
        </w:r>
        <w:r w:rsidR="004C5EFE" w:rsidDel="00AE596F">
          <w:fldChar w:fldCharType="end"/>
        </w:r>
      </w:del>
      <w:r>
        <w:tab/>
      </w:r>
      <w:r>
        <w:rPr>
          <w:lang w:val="en-US"/>
        </w:rPr>
        <w:t>C</w:t>
      </w:r>
      <w:r w:rsidRPr="00B46CED">
        <w:rPr>
          <w:lang w:val="en-US"/>
        </w:rPr>
        <w:t xml:space="preserve">ross section nr </w:t>
      </w:r>
      <w:r w:rsidR="00AC4D38">
        <w:rPr>
          <w:lang w:val="en-US"/>
        </w:rPr>
        <w:t>3</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373" w:name="_Toc496599848"/>
      <w:r>
        <w:rPr>
          <w:lang w:val="en-US"/>
        </w:rPr>
        <w:t>C</w:t>
      </w:r>
      <w:r w:rsidR="00832D2C" w:rsidRPr="00B46CED">
        <w:rPr>
          <w:lang w:val="en-US"/>
        </w:rPr>
        <w:t xml:space="preserve">ross section nr </w:t>
      </w:r>
      <w:r w:rsidR="00832D2C">
        <w:rPr>
          <w:lang w:val="en-US"/>
        </w:rPr>
        <w:t>4</w:t>
      </w:r>
      <w:bookmarkEnd w:id="373"/>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76FBCB0C" wp14:editId="34A98D10">
            <wp:extent cx="5533390" cy="2681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ins w:id="374" w:author="Hans de Waal" w:date="2017-10-27T16:18:00Z">
        <w:r w:rsidR="00761A37">
          <w:fldChar w:fldCharType="begin"/>
        </w:r>
        <w:r w:rsidR="00761A37">
          <w:instrText xml:space="preserve"> STYLEREF 1 \s </w:instrText>
        </w:r>
      </w:ins>
      <w:r w:rsidR="00761A37">
        <w:fldChar w:fldCharType="separate"/>
      </w:r>
      <w:r w:rsidR="00761A37">
        <w:rPr>
          <w:noProof/>
        </w:rPr>
        <w:t>3</w:t>
      </w:r>
      <w:ins w:id="375"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376" w:author="Hans de Waal" w:date="2017-10-27T16:18:00Z">
        <w:r w:rsidR="00761A37">
          <w:rPr>
            <w:noProof/>
          </w:rPr>
          <w:t>5</w:t>
        </w:r>
        <w:r w:rsidR="00761A37">
          <w:fldChar w:fldCharType="end"/>
        </w:r>
      </w:ins>
      <w:del w:id="377"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5</w:delText>
        </w:r>
        <w:r w:rsidR="004C5EFE" w:rsidDel="00AE596F">
          <w:fldChar w:fldCharType="end"/>
        </w:r>
      </w:del>
      <w:r>
        <w:tab/>
      </w:r>
      <w:r>
        <w:rPr>
          <w:lang w:val="en-US"/>
        </w:rPr>
        <w:t>C</w:t>
      </w:r>
      <w:r w:rsidRPr="00B46CED">
        <w:rPr>
          <w:lang w:val="en-US"/>
        </w:rPr>
        <w:t>ross section nr</w:t>
      </w:r>
      <w:r>
        <w:rPr>
          <w:lang w:val="en-US"/>
        </w:rPr>
        <w:t xml:space="preserve"> 4,</w:t>
      </w:r>
      <w:r w:rsidRPr="0023252D">
        <w:t xml:space="preserve"> </w:t>
      </w:r>
      <w:r>
        <w:t>basic g</w:t>
      </w:r>
      <w:proofErr w:type="spellStart"/>
      <w:r w:rsidRPr="00B46CED">
        <w:rPr>
          <w:lang w:val="en-US"/>
        </w:rPr>
        <w:t>eometry</w:t>
      </w:r>
      <w:proofErr w:type="spellEnd"/>
      <w:r>
        <w:rPr>
          <w:lang w:val="en-US"/>
        </w:rPr>
        <w:t>.</w:t>
      </w:r>
    </w:p>
    <w:p w:rsidR="00DD477C" w:rsidRPr="00F77826" w:rsidRDefault="00DD477C" w:rsidP="00F77826">
      <w:pPr>
        <w:keepNext/>
        <w:spacing w:line="240" w:lineRule="auto"/>
        <w:jc w:val="lef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point nr</w:t>
            </w:r>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segment nr</w:t>
            </w:r>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A0E1A" w:rsidP="00142B7A">
            <w:pPr>
              <w:keepNext/>
              <w:jc w:val="center"/>
            </w:pPr>
            <w:r>
              <w:t>0</w:t>
            </w:r>
          </w:p>
        </w:tc>
        <w:tc>
          <w:tcPr>
            <w:tcW w:w="1459" w:type="dxa"/>
            <w:tcBorders>
              <w:right w:val="double" w:sz="4" w:space="0" w:color="auto"/>
            </w:tcBorders>
          </w:tcPr>
          <w:p w:rsidR="00DD477C" w:rsidRDefault="00DA0E1A"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A0E1A" w:rsidP="00DA0E1A">
            <w:pPr>
              <w:keepNext/>
              <w:jc w:val="center"/>
            </w:pPr>
            <w:r>
              <w:t>4.0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A0E1A" w:rsidP="00142B7A">
            <w:pPr>
              <w:keepNext/>
              <w:jc w:val="center"/>
            </w:pPr>
            <w:r>
              <w:t>24</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A0E1A" w:rsidP="00142B7A">
            <w:pPr>
              <w:keepNext/>
              <w:jc w:val="center"/>
            </w:pPr>
            <w:r>
              <w:t>0.0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A0E1A" w:rsidP="00142B7A">
            <w:pPr>
              <w:keepNext/>
              <w:jc w:val="center"/>
            </w:pPr>
            <w:r>
              <w:t>28</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3</w:t>
            </w:r>
          </w:p>
        </w:tc>
        <w:tc>
          <w:tcPr>
            <w:tcW w:w="1459" w:type="dxa"/>
            <w:tcBorders>
              <w:top w:val="single" w:sz="4" w:space="0" w:color="auto"/>
              <w:bottom w:val="single" w:sz="4" w:space="0" w:color="auto"/>
            </w:tcBorders>
          </w:tcPr>
          <w:p w:rsidR="00DD477C" w:rsidRDefault="00DA0E1A" w:rsidP="00142B7A">
            <w:pPr>
              <w:keepNext/>
              <w:jc w:val="center"/>
            </w:pPr>
            <w:r>
              <w:t>3.0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A0E1A" w:rsidTr="00142B7A">
        <w:tc>
          <w:tcPr>
            <w:tcW w:w="1351" w:type="dxa"/>
          </w:tcPr>
          <w:p w:rsidR="00DA0E1A" w:rsidRDefault="00DA0E1A" w:rsidP="00142B7A">
            <w:pPr>
              <w:keepNext/>
              <w:jc w:val="center"/>
            </w:pPr>
            <w:r>
              <w:t>4</w:t>
            </w:r>
          </w:p>
        </w:tc>
        <w:tc>
          <w:tcPr>
            <w:tcW w:w="1459" w:type="dxa"/>
          </w:tcPr>
          <w:p w:rsidR="00DA0E1A" w:rsidRDefault="00DA0E1A" w:rsidP="00142B7A">
            <w:pPr>
              <w:keepNext/>
              <w:jc w:val="center"/>
            </w:pPr>
            <w:r>
              <w:t>34</w:t>
            </w:r>
          </w:p>
        </w:tc>
        <w:tc>
          <w:tcPr>
            <w:tcW w:w="1459" w:type="dxa"/>
            <w:tcBorders>
              <w:right w:val="double" w:sz="4" w:space="0" w:color="auto"/>
            </w:tcBorders>
          </w:tcPr>
          <w:p w:rsidR="00DA0E1A" w:rsidRDefault="00DA0E1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A0E1A" w:rsidRDefault="00DA0E1A" w:rsidP="00142B7A">
            <w:pPr>
              <w:keepNext/>
              <w:jc w:val="center"/>
            </w:pPr>
          </w:p>
        </w:tc>
        <w:tc>
          <w:tcPr>
            <w:tcW w:w="1459" w:type="dxa"/>
            <w:tcBorders>
              <w:top w:val="single" w:sz="4" w:space="0" w:color="auto"/>
              <w:bottom w:val="double" w:sz="4" w:space="0" w:color="auto"/>
            </w:tcBorders>
            <w:shd w:val="pct10" w:color="auto" w:fill="auto"/>
          </w:tcPr>
          <w:p w:rsidR="00DA0E1A" w:rsidRDefault="00DA0E1A" w:rsidP="00142B7A">
            <w:pPr>
              <w:keepNext/>
              <w:jc w:val="center"/>
            </w:pPr>
          </w:p>
        </w:tc>
        <w:tc>
          <w:tcPr>
            <w:tcW w:w="1460" w:type="dxa"/>
            <w:tcBorders>
              <w:top w:val="single" w:sz="4" w:space="0" w:color="auto"/>
              <w:bottom w:val="double" w:sz="4" w:space="0" w:color="auto"/>
            </w:tcBorders>
            <w:shd w:val="pct10" w:color="auto" w:fill="auto"/>
          </w:tcPr>
          <w:p w:rsidR="00DA0E1A" w:rsidRDefault="00DA0E1A" w:rsidP="00142B7A">
            <w:pPr>
              <w:keepNext/>
              <w:jc w:val="center"/>
            </w:pPr>
          </w:p>
        </w:tc>
      </w:tr>
    </w:tbl>
    <w:p w:rsidR="00DD477C" w:rsidRDefault="00DD477C" w:rsidP="00E71284">
      <w:pPr>
        <w:pStyle w:val="Caption"/>
        <w:keepNext/>
      </w:pPr>
      <w:proofErr w:type="gramStart"/>
      <w:r>
        <w:t xml:space="preserve">Table </w:t>
      </w:r>
      <w:ins w:id="378" w:author="Hans de Waal" w:date="2017-10-27T16:18:00Z">
        <w:r w:rsidR="00761A37">
          <w:fldChar w:fldCharType="begin"/>
        </w:r>
        <w:r w:rsidR="00761A37">
          <w:instrText xml:space="preserve"> STYLEREF 1 \s </w:instrText>
        </w:r>
      </w:ins>
      <w:r w:rsidR="00761A37">
        <w:fldChar w:fldCharType="separate"/>
      </w:r>
      <w:r w:rsidR="00761A37">
        <w:rPr>
          <w:noProof/>
        </w:rPr>
        <w:t>3</w:t>
      </w:r>
      <w:ins w:id="379"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80" w:author="Hans de Waal" w:date="2017-10-27T16:18:00Z">
        <w:r w:rsidR="00761A37">
          <w:rPr>
            <w:noProof/>
          </w:rPr>
          <w:t>9</w:t>
        </w:r>
        <w:r w:rsidR="00761A37">
          <w:fldChar w:fldCharType="end"/>
        </w:r>
      </w:ins>
      <w:del w:id="381"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9</w:delText>
        </w:r>
        <w:r w:rsidR="004C5EFE" w:rsidDel="00AE596F">
          <w:fldChar w:fldCharType="end"/>
        </w:r>
      </w:del>
      <w:r>
        <w:tab/>
      </w:r>
      <w:r>
        <w:rPr>
          <w:lang w:val="en-US"/>
        </w:rPr>
        <w:t>C</w:t>
      </w:r>
      <w:r w:rsidRPr="00B46CED">
        <w:rPr>
          <w:lang w:val="en-US"/>
        </w:rPr>
        <w:t xml:space="preserve">ross section nr </w:t>
      </w:r>
      <w:r w:rsidR="00F77826">
        <w:rPr>
          <w:lang w:val="en-US"/>
        </w:rPr>
        <w:t>4</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DD477C" w:rsidRPr="00B46CED" w:rsidTr="00142B7A">
        <w:tc>
          <w:tcPr>
            <w:tcW w:w="1134"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DD477C" w:rsidRPr="00B46CED" w:rsidRDefault="00DD477C"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8</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w:t>
            </w:r>
            <w:r w:rsidR="00404E16">
              <w:rPr>
                <w:lang w:val="en-US"/>
              </w:rPr>
              <w:t xml:space="preserve"> </w:t>
            </w:r>
            <w:r w:rsidRPr="009E030B">
              <w:rPr>
                <w:lang w:val="en-US"/>
              </w:rPr>
              <w:t>(-)</w:t>
            </w:r>
          </w:p>
        </w:tc>
        <w:tc>
          <w:tcPr>
            <w:tcW w:w="2127" w:type="dxa"/>
            <w:vAlign w:val="center"/>
          </w:tcPr>
          <w:p w:rsidR="00DA0E1A" w:rsidRPr="00B46CED" w:rsidRDefault="00222864" w:rsidP="00222864">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9</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 (-)</w:t>
            </w:r>
          </w:p>
        </w:tc>
        <w:tc>
          <w:tcPr>
            <w:tcW w:w="2127" w:type="dxa"/>
            <w:vAlign w:val="center"/>
          </w:tcPr>
          <w:p w:rsidR="00DA0E1A" w:rsidRPr="00B46CED" w:rsidRDefault="00222864" w:rsidP="00142B7A">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8</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0</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9</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10</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11</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12</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13</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14</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15</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6</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0</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7</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ins w:id="382" w:author="Hans de Waal" w:date="2017-10-27T16:18:00Z">
        <w:r w:rsidR="00761A37">
          <w:fldChar w:fldCharType="begin"/>
        </w:r>
        <w:r w:rsidR="00761A37">
          <w:instrText xml:space="preserve"> STYLEREF 1 \s </w:instrText>
        </w:r>
      </w:ins>
      <w:r w:rsidR="00761A37">
        <w:fldChar w:fldCharType="separate"/>
      </w:r>
      <w:r w:rsidR="00761A37">
        <w:rPr>
          <w:noProof/>
        </w:rPr>
        <w:t>3</w:t>
      </w:r>
      <w:ins w:id="383"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84" w:author="Hans de Waal" w:date="2017-10-27T16:18:00Z">
        <w:r w:rsidR="00761A37">
          <w:rPr>
            <w:noProof/>
          </w:rPr>
          <w:t>10</w:t>
        </w:r>
        <w:r w:rsidR="00761A37">
          <w:fldChar w:fldCharType="end"/>
        </w:r>
      </w:ins>
      <w:del w:id="385"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10</w:delText>
        </w:r>
        <w:r w:rsidR="004C5EFE" w:rsidDel="00AE596F">
          <w:fldChar w:fldCharType="end"/>
        </w:r>
      </w:del>
      <w:r>
        <w:tab/>
      </w:r>
      <w:r>
        <w:rPr>
          <w:lang w:val="en-US"/>
        </w:rPr>
        <w:t>C</w:t>
      </w:r>
      <w:r w:rsidRPr="00B46CED">
        <w:rPr>
          <w:lang w:val="en-US"/>
        </w:rPr>
        <w:t xml:space="preserve">ross section nr </w:t>
      </w:r>
      <w:r w:rsidR="00F77826">
        <w:rPr>
          <w:lang w:val="en-US"/>
        </w:rPr>
        <w:t>4</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386" w:name="_Toc496599849"/>
      <w:r>
        <w:rPr>
          <w:lang w:val="en-US"/>
        </w:rPr>
        <w:t>C</w:t>
      </w:r>
      <w:r w:rsidR="00832D2C" w:rsidRPr="00B46CED">
        <w:rPr>
          <w:lang w:val="en-US"/>
        </w:rPr>
        <w:t xml:space="preserve">ross section nr </w:t>
      </w:r>
      <w:r w:rsidR="00832D2C">
        <w:rPr>
          <w:lang w:val="en-US"/>
        </w:rPr>
        <w:t>5</w:t>
      </w:r>
      <w:bookmarkEnd w:id="386"/>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347F8900" wp14:editId="1BB78A03">
            <wp:extent cx="5533390" cy="2681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ins w:id="387" w:author="Hans de Waal" w:date="2017-10-27T16:18:00Z">
        <w:r w:rsidR="00761A37">
          <w:fldChar w:fldCharType="begin"/>
        </w:r>
        <w:r w:rsidR="00761A37">
          <w:instrText xml:space="preserve"> STYLEREF 1 \s </w:instrText>
        </w:r>
      </w:ins>
      <w:r w:rsidR="00761A37">
        <w:fldChar w:fldCharType="separate"/>
      </w:r>
      <w:r w:rsidR="00761A37">
        <w:rPr>
          <w:noProof/>
        </w:rPr>
        <w:t>3</w:t>
      </w:r>
      <w:ins w:id="388"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389" w:author="Hans de Waal" w:date="2017-10-27T16:18:00Z">
        <w:r w:rsidR="00761A37">
          <w:rPr>
            <w:noProof/>
          </w:rPr>
          <w:t>6</w:t>
        </w:r>
        <w:r w:rsidR="00761A37">
          <w:fldChar w:fldCharType="end"/>
        </w:r>
      </w:ins>
      <w:del w:id="390"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6</w:delText>
        </w:r>
        <w:r w:rsidR="004C5EFE" w:rsidDel="00AE596F">
          <w:fldChar w:fldCharType="end"/>
        </w:r>
      </w:del>
      <w:r>
        <w:tab/>
      </w:r>
      <w:r>
        <w:rPr>
          <w:lang w:val="en-US"/>
        </w:rPr>
        <w:t>C</w:t>
      </w:r>
      <w:r w:rsidRPr="00B46CED">
        <w:rPr>
          <w:lang w:val="en-US"/>
        </w:rPr>
        <w:t>ross section nr</w:t>
      </w:r>
      <w:r>
        <w:rPr>
          <w:lang w:val="en-US"/>
        </w:rPr>
        <w:t xml:space="preserve"> 5,</w:t>
      </w:r>
      <w:r w:rsidRPr="0023252D">
        <w:t xml:space="preserve"> </w:t>
      </w:r>
      <w:r>
        <w:t>basic g</w:t>
      </w:r>
      <w:proofErr w:type="spellStart"/>
      <w:r w:rsidRPr="00B46CED">
        <w:rPr>
          <w:lang w:val="en-US"/>
        </w:rPr>
        <w:t>eometry</w:t>
      </w:r>
      <w:proofErr w:type="spellEnd"/>
      <w:r>
        <w:rPr>
          <w:lang w:val="en-US"/>
        </w:rPr>
        <w:t>.</w:t>
      </w:r>
    </w:p>
    <w:p w:rsidR="00F77614" w:rsidRDefault="00F77614"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614"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F77614" w:rsidRPr="00E403DD" w:rsidRDefault="00F77614" w:rsidP="00142B7A">
            <w:pPr>
              <w:keepNext/>
              <w:jc w:val="center"/>
              <w:rPr>
                <w:b w:val="0"/>
              </w:rPr>
            </w:pPr>
            <w:r w:rsidRPr="00E403DD">
              <w:rPr>
                <w:b w:val="0"/>
              </w:rPr>
              <w:t>point nr</w:t>
            </w:r>
          </w:p>
          <w:p w:rsidR="00F77614" w:rsidRPr="00E403DD" w:rsidRDefault="00F77614" w:rsidP="00142B7A">
            <w:pPr>
              <w:keepNext/>
              <w:jc w:val="center"/>
              <w:rPr>
                <w:b w:val="0"/>
              </w:rPr>
            </w:pPr>
            <w:r w:rsidRPr="00E403DD">
              <w:rPr>
                <w:b w:val="0"/>
              </w:rPr>
              <w:t>-</w:t>
            </w:r>
          </w:p>
        </w:tc>
        <w:tc>
          <w:tcPr>
            <w:tcW w:w="1459" w:type="dxa"/>
          </w:tcPr>
          <w:p w:rsidR="00F77614" w:rsidRPr="00E403DD" w:rsidRDefault="00F77614" w:rsidP="00142B7A">
            <w:pPr>
              <w:keepNext/>
              <w:jc w:val="center"/>
              <w:rPr>
                <w:b w:val="0"/>
              </w:rPr>
            </w:pPr>
            <w:r w:rsidRPr="00E403DD">
              <w:rPr>
                <w:b w:val="0"/>
              </w:rPr>
              <w:t>x</w:t>
            </w:r>
          </w:p>
          <w:p w:rsidR="00F77614" w:rsidRPr="00E403DD" w:rsidRDefault="00F77614" w:rsidP="00142B7A">
            <w:pPr>
              <w:keepNext/>
              <w:jc w:val="center"/>
              <w:rPr>
                <w:b w:val="0"/>
              </w:rPr>
            </w:pPr>
            <w:r w:rsidRPr="00E403DD">
              <w:rPr>
                <w:b w:val="0"/>
              </w:rPr>
              <w:t>(m)</w:t>
            </w:r>
          </w:p>
        </w:tc>
        <w:tc>
          <w:tcPr>
            <w:tcW w:w="1459" w:type="dxa"/>
            <w:tcBorders>
              <w:right w:val="double" w:sz="4" w:space="0" w:color="auto"/>
            </w:tcBorders>
          </w:tcPr>
          <w:p w:rsidR="00F77614" w:rsidRPr="00E403DD" w:rsidRDefault="00F77614" w:rsidP="00142B7A">
            <w:pPr>
              <w:keepNext/>
              <w:jc w:val="center"/>
              <w:rPr>
                <w:b w:val="0"/>
              </w:rPr>
            </w:pPr>
            <w:r w:rsidRPr="00E403DD">
              <w:rPr>
                <w:b w:val="0"/>
              </w:rPr>
              <w:t>y</w:t>
            </w:r>
          </w:p>
          <w:p w:rsidR="00F77614" w:rsidRPr="00E403DD" w:rsidRDefault="00F77614"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614" w:rsidRPr="00E403DD" w:rsidRDefault="00F77614" w:rsidP="00142B7A">
            <w:pPr>
              <w:keepNext/>
              <w:jc w:val="center"/>
              <w:rPr>
                <w:b w:val="0"/>
              </w:rPr>
            </w:pPr>
            <w:r w:rsidRPr="00E403DD">
              <w:rPr>
                <w:b w:val="0"/>
              </w:rPr>
              <w:t>segment nr</w:t>
            </w:r>
          </w:p>
          <w:p w:rsidR="00F77614" w:rsidRPr="00E403DD" w:rsidRDefault="00F77614" w:rsidP="00142B7A">
            <w:pPr>
              <w:keepNext/>
              <w:jc w:val="center"/>
              <w:rPr>
                <w:b w:val="0"/>
              </w:rPr>
            </w:pPr>
            <w:r w:rsidRPr="00E403DD">
              <w:rPr>
                <w:b w:val="0"/>
              </w:rPr>
              <w:t>-</w:t>
            </w:r>
          </w:p>
        </w:tc>
        <w:tc>
          <w:tcPr>
            <w:tcW w:w="1459" w:type="dxa"/>
            <w:tcBorders>
              <w:top w:val="double" w:sz="4" w:space="0" w:color="auto"/>
              <w:bottom w:val="single" w:sz="4" w:space="0" w:color="auto"/>
            </w:tcBorders>
          </w:tcPr>
          <w:p w:rsidR="00F77614" w:rsidRDefault="00F77614" w:rsidP="00142B7A">
            <w:pPr>
              <w:keepNext/>
              <w:jc w:val="center"/>
              <w:rPr>
                <w:b w:val="0"/>
              </w:rPr>
            </w:pPr>
            <w:r w:rsidRPr="00E403DD">
              <w:rPr>
                <w:b w:val="0"/>
              </w:rPr>
              <w:t>slope</w:t>
            </w:r>
            <w:r>
              <w:rPr>
                <w:b w:val="0"/>
              </w:rPr>
              <w:t xml:space="preserve"> </w:t>
            </w:r>
          </w:p>
          <w:p w:rsidR="00F77614" w:rsidRPr="00E403DD" w:rsidRDefault="00F77614" w:rsidP="00142B7A">
            <w:pPr>
              <w:keepNext/>
              <w:jc w:val="center"/>
              <w:rPr>
                <w:b w:val="0"/>
              </w:rPr>
            </w:pPr>
            <w:r>
              <w:rPr>
                <w:b w:val="0"/>
              </w:rPr>
              <w:t>-</w:t>
            </w:r>
          </w:p>
        </w:tc>
        <w:tc>
          <w:tcPr>
            <w:tcW w:w="1460" w:type="dxa"/>
            <w:tcBorders>
              <w:top w:val="double" w:sz="4" w:space="0" w:color="auto"/>
              <w:bottom w:val="single" w:sz="4" w:space="0" w:color="auto"/>
            </w:tcBorders>
          </w:tcPr>
          <w:p w:rsidR="00F77614" w:rsidRPr="00E403DD" w:rsidRDefault="00F77614" w:rsidP="00142B7A">
            <w:pPr>
              <w:keepNext/>
              <w:jc w:val="center"/>
              <w:rPr>
                <w:b w:val="0"/>
              </w:rPr>
            </w:pPr>
            <w:r w:rsidRPr="00E403DD">
              <w:rPr>
                <w:b w:val="0"/>
              </w:rPr>
              <w:t>roughness</w:t>
            </w:r>
          </w:p>
          <w:p w:rsidR="00F77614" w:rsidRPr="00E403DD" w:rsidRDefault="00F77614" w:rsidP="00142B7A">
            <w:pPr>
              <w:keepNext/>
              <w:jc w:val="center"/>
              <w:rPr>
                <w:b w:val="0"/>
              </w:rPr>
            </w:pPr>
            <w:r w:rsidRPr="00E403DD">
              <w:rPr>
                <w:b w:val="0"/>
              </w:rPr>
              <w:t>-</w:t>
            </w:r>
          </w:p>
        </w:tc>
      </w:tr>
      <w:tr w:rsidR="00F77614" w:rsidTr="00142B7A">
        <w:tc>
          <w:tcPr>
            <w:tcW w:w="1351" w:type="dxa"/>
          </w:tcPr>
          <w:p w:rsidR="00F77614" w:rsidRDefault="00F77614" w:rsidP="00142B7A">
            <w:pPr>
              <w:keepNext/>
              <w:jc w:val="center"/>
            </w:pPr>
            <w:r>
              <w:t>1</w:t>
            </w:r>
          </w:p>
        </w:tc>
        <w:tc>
          <w:tcPr>
            <w:tcW w:w="1459" w:type="dxa"/>
          </w:tcPr>
          <w:p w:rsidR="00F77614" w:rsidRDefault="00F77614" w:rsidP="00142B7A">
            <w:pPr>
              <w:keepNext/>
              <w:jc w:val="center"/>
            </w:pPr>
            <w:r>
              <w:t>0</w:t>
            </w:r>
          </w:p>
        </w:tc>
        <w:tc>
          <w:tcPr>
            <w:tcW w:w="1459" w:type="dxa"/>
            <w:tcBorders>
              <w:right w:val="double" w:sz="4" w:space="0" w:color="auto"/>
            </w:tcBorders>
          </w:tcPr>
          <w:p w:rsidR="00F77614" w:rsidRDefault="00F77614" w:rsidP="00142B7A">
            <w:pPr>
              <w:keepNext/>
              <w:jc w:val="center"/>
            </w:pPr>
            <w:r>
              <w:t>-2</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1</w:t>
            </w:r>
          </w:p>
        </w:tc>
        <w:tc>
          <w:tcPr>
            <w:tcW w:w="1459" w:type="dxa"/>
            <w:tcBorders>
              <w:top w:val="single" w:sz="4" w:space="0" w:color="auto"/>
              <w:bottom w:val="single" w:sz="4" w:space="0" w:color="auto"/>
            </w:tcBorders>
          </w:tcPr>
          <w:p w:rsidR="00F77614" w:rsidRDefault="00F77614" w:rsidP="00142B7A">
            <w:pPr>
              <w:keepNext/>
              <w:jc w:val="center"/>
            </w:pPr>
            <w:r>
              <w:t>4.0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2</w:t>
            </w:r>
          </w:p>
        </w:tc>
        <w:tc>
          <w:tcPr>
            <w:tcW w:w="1459" w:type="dxa"/>
          </w:tcPr>
          <w:p w:rsidR="00F77614" w:rsidRDefault="00F77614" w:rsidP="00142B7A">
            <w:pPr>
              <w:keepNext/>
              <w:jc w:val="center"/>
            </w:pPr>
            <w:r>
              <w:t>23</w:t>
            </w:r>
          </w:p>
        </w:tc>
        <w:tc>
          <w:tcPr>
            <w:tcW w:w="1459" w:type="dxa"/>
            <w:tcBorders>
              <w:right w:val="double" w:sz="4" w:space="0" w:color="auto"/>
            </w:tcBorders>
          </w:tcPr>
          <w:p w:rsidR="00F77614" w:rsidRDefault="00F77614" w:rsidP="00142B7A">
            <w:pPr>
              <w:keepNext/>
              <w:jc w:val="center"/>
            </w:pPr>
            <w:r>
              <w:t>3.75</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2</w:t>
            </w:r>
          </w:p>
        </w:tc>
        <w:tc>
          <w:tcPr>
            <w:tcW w:w="1459" w:type="dxa"/>
            <w:tcBorders>
              <w:top w:val="single" w:sz="4" w:space="0" w:color="auto"/>
              <w:bottom w:val="single" w:sz="4" w:space="0" w:color="auto"/>
            </w:tcBorders>
          </w:tcPr>
          <w:p w:rsidR="00F77614" w:rsidRDefault="00F77614" w:rsidP="00142B7A">
            <w:pPr>
              <w:keepNext/>
              <w:jc w:val="center"/>
            </w:pPr>
            <w:r>
              <w:t>16.0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3</w:t>
            </w:r>
          </w:p>
        </w:tc>
        <w:tc>
          <w:tcPr>
            <w:tcW w:w="1459" w:type="dxa"/>
          </w:tcPr>
          <w:p w:rsidR="00F77614" w:rsidRDefault="00F77614" w:rsidP="00142B7A">
            <w:pPr>
              <w:keepNext/>
              <w:jc w:val="center"/>
            </w:pPr>
            <w:r>
              <w:t>27</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3</w:t>
            </w:r>
          </w:p>
        </w:tc>
        <w:tc>
          <w:tcPr>
            <w:tcW w:w="1459" w:type="dxa"/>
            <w:tcBorders>
              <w:top w:val="single" w:sz="4" w:space="0" w:color="auto"/>
              <w:bottom w:val="single" w:sz="4" w:space="0" w:color="auto"/>
            </w:tcBorders>
          </w:tcPr>
          <w:p w:rsidR="00F77614" w:rsidRDefault="00F77614" w:rsidP="00142B7A">
            <w:pPr>
              <w:keepNext/>
              <w:jc w:val="center"/>
            </w:pPr>
            <w:r>
              <w:t>0.0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4</w:t>
            </w:r>
          </w:p>
        </w:tc>
        <w:tc>
          <w:tcPr>
            <w:tcW w:w="1459" w:type="dxa"/>
          </w:tcPr>
          <w:p w:rsidR="00F77614" w:rsidRDefault="00F77614" w:rsidP="00142B7A">
            <w:pPr>
              <w:keepNext/>
              <w:jc w:val="center"/>
            </w:pPr>
            <w:r>
              <w:t>31</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4</w:t>
            </w:r>
          </w:p>
        </w:tc>
        <w:tc>
          <w:tcPr>
            <w:tcW w:w="1459" w:type="dxa"/>
            <w:tcBorders>
              <w:top w:val="single" w:sz="4" w:space="0" w:color="auto"/>
              <w:bottom w:val="single" w:sz="4" w:space="0" w:color="auto"/>
            </w:tcBorders>
          </w:tcPr>
          <w:p w:rsidR="00F77614" w:rsidRDefault="00F77614" w:rsidP="00142B7A">
            <w:pPr>
              <w:keepNext/>
              <w:jc w:val="center"/>
            </w:pPr>
            <w:r>
              <w:t>3.0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5</w:t>
            </w:r>
          </w:p>
        </w:tc>
        <w:tc>
          <w:tcPr>
            <w:tcW w:w="1459" w:type="dxa"/>
          </w:tcPr>
          <w:p w:rsidR="00F77614" w:rsidRDefault="00F77614" w:rsidP="00142B7A">
            <w:pPr>
              <w:keepNext/>
              <w:jc w:val="center"/>
            </w:pPr>
            <w:r>
              <w:t>37</w:t>
            </w:r>
          </w:p>
        </w:tc>
        <w:tc>
          <w:tcPr>
            <w:tcW w:w="1459" w:type="dxa"/>
            <w:tcBorders>
              <w:right w:val="double" w:sz="4" w:space="0" w:color="auto"/>
            </w:tcBorders>
          </w:tcPr>
          <w:p w:rsidR="00F77614" w:rsidRDefault="00F77614"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614" w:rsidRDefault="00F77614" w:rsidP="00142B7A">
            <w:pPr>
              <w:keepNext/>
              <w:jc w:val="center"/>
            </w:pPr>
          </w:p>
        </w:tc>
        <w:tc>
          <w:tcPr>
            <w:tcW w:w="1459" w:type="dxa"/>
            <w:tcBorders>
              <w:top w:val="single" w:sz="4" w:space="0" w:color="auto"/>
              <w:bottom w:val="double" w:sz="4" w:space="0" w:color="auto"/>
            </w:tcBorders>
            <w:shd w:val="pct10" w:color="auto" w:fill="auto"/>
          </w:tcPr>
          <w:p w:rsidR="00F77614" w:rsidRDefault="00F77614" w:rsidP="00142B7A">
            <w:pPr>
              <w:keepNext/>
              <w:jc w:val="center"/>
            </w:pPr>
          </w:p>
        </w:tc>
        <w:tc>
          <w:tcPr>
            <w:tcW w:w="1460" w:type="dxa"/>
            <w:tcBorders>
              <w:top w:val="single" w:sz="4" w:space="0" w:color="auto"/>
              <w:bottom w:val="double" w:sz="4" w:space="0" w:color="auto"/>
            </w:tcBorders>
            <w:shd w:val="pct10" w:color="auto" w:fill="auto"/>
          </w:tcPr>
          <w:p w:rsidR="00F77614" w:rsidRDefault="00F77614" w:rsidP="00142B7A">
            <w:pPr>
              <w:keepNext/>
              <w:jc w:val="center"/>
            </w:pPr>
          </w:p>
        </w:tc>
      </w:tr>
    </w:tbl>
    <w:p w:rsidR="00F77614" w:rsidRDefault="00F77614" w:rsidP="00E71284">
      <w:pPr>
        <w:pStyle w:val="Caption"/>
        <w:keepNext/>
      </w:pPr>
      <w:proofErr w:type="gramStart"/>
      <w:r>
        <w:t xml:space="preserve">Table </w:t>
      </w:r>
      <w:ins w:id="391" w:author="Hans de Waal" w:date="2017-10-27T16:18:00Z">
        <w:r w:rsidR="00761A37">
          <w:fldChar w:fldCharType="begin"/>
        </w:r>
        <w:r w:rsidR="00761A37">
          <w:instrText xml:space="preserve"> STYLEREF 1 \s </w:instrText>
        </w:r>
      </w:ins>
      <w:r w:rsidR="00761A37">
        <w:fldChar w:fldCharType="separate"/>
      </w:r>
      <w:r w:rsidR="00761A37">
        <w:rPr>
          <w:noProof/>
        </w:rPr>
        <w:t>3</w:t>
      </w:r>
      <w:ins w:id="392"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93" w:author="Hans de Waal" w:date="2017-10-27T16:18:00Z">
        <w:r w:rsidR="00761A37">
          <w:rPr>
            <w:noProof/>
          </w:rPr>
          <w:t>11</w:t>
        </w:r>
        <w:r w:rsidR="00761A37">
          <w:fldChar w:fldCharType="end"/>
        </w:r>
      </w:ins>
      <w:del w:id="394"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11</w:delText>
        </w:r>
        <w:r w:rsidR="004C5EFE" w:rsidDel="00AE596F">
          <w:fldChar w:fldCharType="end"/>
        </w:r>
      </w:del>
      <w:r>
        <w:tab/>
      </w:r>
      <w:r>
        <w:rPr>
          <w:lang w:val="en-US"/>
        </w:rPr>
        <w:t>C</w:t>
      </w:r>
      <w:r w:rsidRPr="00B46CED">
        <w:rPr>
          <w:lang w:val="en-US"/>
        </w:rPr>
        <w:t xml:space="preserve">ross section nr </w:t>
      </w:r>
      <w:r w:rsidR="00F77826">
        <w:rPr>
          <w:lang w:val="en-US"/>
        </w:rPr>
        <w:t>5</w:t>
      </w:r>
      <w:r>
        <w:rPr>
          <w:lang w:val="en-US"/>
        </w:rPr>
        <w:t>,</w:t>
      </w:r>
      <w:r w:rsidRPr="0023252D">
        <w:t xml:space="preserve"> </w:t>
      </w:r>
      <w:r>
        <w:t>basic g</w:t>
      </w:r>
      <w:proofErr w:type="spellStart"/>
      <w:r w:rsidRPr="00B46CED">
        <w:rPr>
          <w:lang w:val="en-US"/>
        </w:rPr>
        <w:t>eometry</w:t>
      </w:r>
      <w:proofErr w:type="spellEnd"/>
      <w:r>
        <w:rPr>
          <w:lang w:val="en-US"/>
        </w:rPr>
        <w:t>.</w:t>
      </w:r>
    </w:p>
    <w:p w:rsidR="00F77614" w:rsidRDefault="00F77614"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614" w:rsidRPr="00B46CED" w:rsidTr="00142B7A">
        <w:tc>
          <w:tcPr>
            <w:tcW w:w="1134"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F77614" w:rsidRPr="00B46CED" w:rsidRDefault="00F77614"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326C2D">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10</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11</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12</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13</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14</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15</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16</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17</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bl>
    <w:p w:rsidR="00F77614" w:rsidRDefault="00F77614" w:rsidP="00F77614">
      <w:pPr>
        <w:pStyle w:val="Caption"/>
        <w:rPr>
          <w:lang w:val="en-US"/>
        </w:rPr>
      </w:pPr>
      <w:proofErr w:type="gramStart"/>
      <w:r>
        <w:t xml:space="preserve">Table </w:t>
      </w:r>
      <w:ins w:id="395" w:author="Hans de Waal" w:date="2017-10-27T16:18:00Z">
        <w:r w:rsidR="00761A37">
          <w:fldChar w:fldCharType="begin"/>
        </w:r>
        <w:r w:rsidR="00761A37">
          <w:instrText xml:space="preserve"> STYLEREF 1 \s </w:instrText>
        </w:r>
      </w:ins>
      <w:r w:rsidR="00761A37">
        <w:fldChar w:fldCharType="separate"/>
      </w:r>
      <w:r w:rsidR="00761A37">
        <w:rPr>
          <w:noProof/>
        </w:rPr>
        <w:t>3</w:t>
      </w:r>
      <w:ins w:id="396"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397" w:author="Hans de Waal" w:date="2017-10-27T16:18:00Z">
        <w:r w:rsidR="00761A37">
          <w:rPr>
            <w:noProof/>
          </w:rPr>
          <w:t>12</w:t>
        </w:r>
        <w:r w:rsidR="00761A37">
          <w:fldChar w:fldCharType="end"/>
        </w:r>
      </w:ins>
      <w:del w:id="398"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12</w:delText>
        </w:r>
        <w:r w:rsidR="004C5EFE" w:rsidDel="00AE596F">
          <w:fldChar w:fldCharType="end"/>
        </w:r>
      </w:del>
      <w:r>
        <w:tab/>
      </w:r>
      <w:r>
        <w:rPr>
          <w:lang w:val="en-US"/>
        </w:rPr>
        <w:t>C</w:t>
      </w:r>
      <w:r w:rsidRPr="00B46CED">
        <w:rPr>
          <w:lang w:val="en-US"/>
        </w:rPr>
        <w:t xml:space="preserve">ross section nr </w:t>
      </w:r>
      <w:r w:rsidR="00F77826">
        <w:rPr>
          <w:lang w:val="en-US"/>
        </w:rPr>
        <w:t>5</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614" w:rsidRDefault="00F77614">
      <w:pPr>
        <w:spacing w:line="240" w:lineRule="auto"/>
        <w:jc w:val="left"/>
        <w:rPr>
          <w:lang w:val="en-US"/>
        </w:rPr>
      </w:pPr>
    </w:p>
    <w:p w:rsidR="00F77826" w:rsidRDefault="00F77826">
      <w:pPr>
        <w:spacing w:line="240" w:lineRule="auto"/>
        <w:jc w:val="left"/>
        <w:rPr>
          <w:lang w:val="en-US"/>
        </w:rPr>
      </w:pPr>
    </w:p>
    <w:p w:rsidR="00832D2C" w:rsidRDefault="00A726F3" w:rsidP="00A726F3">
      <w:pPr>
        <w:pStyle w:val="Heading3"/>
        <w:rPr>
          <w:lang w:val="en-US"/>
        </w:rPr>
      </w:pPr>
      <w:bookmarkStart w:id="399" w:name="_Toc496599850"/>
      <w:r>
        <w:rPr>
          <w:lang w:val="en-US"/>
        </w:rPr>
        <w:t>C</w:t>
      </w:r>
      <w:r w:rsidR="00832D2C" w:rsidRPr="00B46CED">
        <w:rPr>
          <w:lang w:val="en-US"/>
        </w:rPr>
        <w:t xml:space="preserve">ross section nr </w:t>
      </w:r>
      <w:r w:rsidR="00832D2C">
        <w:rPr>
          <w:lang w:val="en-US"/>
        </w:rPr>
        <w:t>6</w:t>
      </w:r>
      <w:bookmarkEnd w:id="399"/>
    </w:p>
    <w:p w:rsidR="000834D9" w:rsidRPr="000834D9" w:rsidRDefault="000834D9"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63EC22DB" wp14:editId="7502088B">
            <wp:extent cx="5533390" cy="2681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ins w:id="400" w:author="Hans de Waal" w:date="2017-10-27T16:18:00Z">
        <w:r w:rsidR="00761A37">
          <w:fldChar w:fldCharType="begin"/>
        </w:r>
        <w:r w:rsidR="00761A37">
          <w:instrText xml:space="preserve"> STYLEREF 1 \s </w:instrText>
        </w:r>
      </w:ins>
      <w:r w:rsidR="00761A37">
        <w:fldChar w:fldCharType="separate"/>
      </w:r>
      <w:r w:rsidR="00761A37">
        <w:rPr>
          <w:noProof/>
        </w:rPr>
        <w:t>3</w:t>
      </w:r>
      <w:ins w:id="401"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402" w:author="Hans de Waal" w:date="2017-10-27T16:18:00Z">
        <w:r w:rsidR="00761A37">
          <w:rPr>
            <w:noProof/>
          </w:rPr>
          <w:t>7</w:t>
        </w:r>
        <w:r w:rsidR="00761A37">
          <w:fldChar w:fldCharType="end"/>
        </w:r>
      </w:ins>
      <w:del w:id="403"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7</w:delText>
        </w:r>
        <w:r w:rsidR="004C5EFE" w:rsidDel="00AE596F">
          <w:fldChar w:fldCharType="end"/>
        </w:r>
      </w:del>
      <w:r>
        <w:tab/>
      </w:r>
      <w:r>
        <w:rPr>
          <w:lang w:val="en-US"/>
        </w:rPr>
        <w:t>C</w:t>
      </w:r>
      <w:r w:rsidRPr="00B46CED">
        <w:rPr>
          <w:lang w:val="en-US"/>
        </w:rPr>
        <w:t>ross section nr</w:t>
      </w:r>
      <w:r>
        <w:rPr>
          <w:lang w:val="en-US"/>
        </w:rPr>
        <w:t xml:space="preserve"> 6,</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point nr</w:t>
            </w:r>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segment nr</w:t>
            </w:r>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15</w:t>
            </w:r>
          </w:p>
        </w:tc>
        <w:tc>
          <w:tcPr>
            <w:tcW w:w="1459" w:type="dxa"/>
            <w:tcBorders>
              <w:right w:val="double" w:sz="4" w:space="0" w:color="auto"/>
            </w:tcBorders>
          </w:tcPr>
          <w:p w:rsidR="00142B7A" w:rsidRDefault="00142B7A" w:rsidP="00142B7A">
            <w:pPr>
              <w:keepNext/>
              <w:jc w:val="center"/>
            </w:pPr>
            <w:r>
              <w:t>1.75</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16.0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19</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23</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2C2469" w:rsidP="00142B7A">
            <w:pPr>
              <w:keepNext/>
              <w:jc w:val="center"/>
            </w:pPr>
            <w:r>
              <w:t>5</w:t>
            </w:r>
          </w:p>
        </w:tc>
        <w:tc>
          <w:tcPr>
            <w:tcW w:w="1459" w:type="dxa"/>
          </w:tcPr>
          <w:p w:rsidR="00142B7A" w:rsidRDefault="00142B7A" w:rsidP="00142B7A">
            <w:pPr>
              <w:keepNext/>
              <w:jc w:val="center"/>
            </w:pPr>
            <w:r>
              <w:t>35</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rPr>
          <w:lang w:val="en-US"/>
        </w:rPr>
      </w:pPr>
      <w:proofErr w:type="gramStart"/>
      <w:r>
        <w:t xml:space="preserve">Table </w:t>
      </w:r>
      <w:ins w:id="404" w:author="Hans de Waal" w:date="2017-10-27T16:18:00Z">
        <w:r w:rsidR="00761A37">
          <w:fldChar w:fldCharType="begin"/>
        </w:r>
        <w:r w:rsidR="00761A37">
          <w:instrText xml:space="preserve"> STYLEREF 1 \s </w:instrText>
        </w:r>
      </w:ins>
      <w:r w:rsidR="00761A37">
        <w:fldChar w:fldCharType="separate"/>
      </w:r>
      <w:r w:rsidR="00761A37">
        <w:rPr>
          <w:noProof/>
        </w:rPr>
        <w:t>3</w:t>
      </w:r>
      <w:ins w:id="405"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406" w:author="Hans de Waal" w:date="2017-10-27T16:18:00Z">
        <w:r w:rsidR="00761A37">
          <w:rPr>
            <w:noProof/>
          </w:rPr>
          <w:t>13</w:t>
        </w:r>
        <w:r w:rsidR="00761A37">
          <w:fldChar w:fldCharType="end"/>
        </w:r>
      </w:ins>
      <w:del w:id="407"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13</w:delText>
        </w:r>
        <w:r w:rsidR="004C5EFE" w:rsidDel="00AE596F">
          <w:fldChar w:fldCharType="end"/>
        </w:r>
      </w:del>
      <w:r>
        <w:tab/>
      </w:r>
      <w:r>
        <w:rPr>
          <w:lang w:val="en-US"/>
        </w:rPr>
        <w:t>C</w:t>
      </w:r>
      <w:r w:rsidRPr="00B46CED">
        <w:rPr>
          <w:lang w:val="en-US"/>
        </w:rPr>
        <w:t xml:space="preserve">ross section nr </w:t>
      </w:r>
      <w:r w:rsidR="00F77826">
        <w:rPr>
          <w:lang w:val="en-US"/>
        </w:rPr>
        <w:t>6</w:t>
      </w:r>
      <w:r>
        <w:rPr>
          <w:lang w:val="en-US"/>
        </w:rPr>
        <w:t>,</w:t>
      </w:r>
      <w:r w:rsidRPr="0023252D">
        <w:t xml:space="preserve"> </w:t>
      </w:r>
      <w:r>
        <w:t>basic g</w:t>
      </w:r>
      <w:proofErr w:type="spellStart"/>
      <w:r w:rsidRPr="00B46CED">
        <w:rPr>
          <w:lang w:val="en-US"/>
        </w:rPr>
        <w:t>eometry</w:t>
      </w:r>
      <w:proofErr w:type="spellEnd"/>
      <w:r>
        <w:rPr>
          <w:lang w:val="en-US"/>
        </w:rPr>
        <w:t>.</w:t>
      </w:r>
    </w:p>
    <w:p w:rsidR="00326C2D" w:rsidRPr="00326C2D" w:rsidRDefault="00326C2D" w:rsidP="00E71284">
      <w:pPr>
        <w:keepNex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326C2D" w:rsidRPr="00B46CED" w:rsidTr="00B46B6B">
        <w:tc>
          <w:tcPr>
            <w:tcW w:w="1134"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326C2D" w:rsidRPr="00B46CED" w:rsidRDefault="00326C2D" w:rsidP="00B46B6B">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Variation</w:t>
            </w:r>
          </w:p>
        </w:tc>
        <w:tc>
          <w:tcPr>
            <w:tcW w:w="141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10</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11</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12</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13</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14</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15</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16</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17</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18</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19</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ins w:id="408" w:author="Hans de Waal" w:date="2017-10-27T16:18:00Z">
        <w:r w:rsidR="00761A37">
          <w:fldChar w:fldCharType="begin"/>
        </w:r>
        <w:r w:rsidR="00761A37">
          <w:instrText xml:space="preserve"> STYLEREF 1 \s </w:instrText>
        </w:r>
      </w:ins>
      <w:r w:rsidR="00761A37">
        <w:fldChar w:fldCharType="separate"/>
      </w:r>
      <w:r w:rsidR="00761A37">
        <w:rPr>
          <w:noProof/>
        </w:rPr>
        <w:t>3</w:t>
      </w:r>
      <w:ins w:id="409"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410" w:author="Hans de Waal" w:date="2017-10-27T16:18:00Z">
        <w:r w:rsidR="00761A37">
          <w:rPr>
            <w:noProof/>
          </w:rPr>
          <w:t>14</w:t>
        </w:r>
        <w:r w:rsidR="00761A37">
          <w:fldChar w:fldCharType="end"/>
        </w:r>
      </w:ins>
      <w:del w:id="411"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14</w:delText>
        </w:r>
        <w:r w:rsidR="004C5EFE" w:rsidDel="00AE596F">
          <w:fldChar w:fldCharType="end"/>
        </w:r>
      </w:del>
      <w:r>
        <w:tab/>
      </w:r>
      <w:r>
        <w:rPr>
          <w:lang w:val="en-US"/>
        </w:rPr>
        <w:t>C</w:t>
      </w:r>
      <w:r w:rsidRPr="00B46CED">
        <w:rPr>
          <w:lang w:val="en-US"/>
        </w:rPr>
        <w:t xml:space="preserve">ross section nr </w:t>
      </w:r>
      <w:r w:rsidR="00F77826">
        <w:rPr>
          <w:lang w:val="en-US"/>
        </w:rPr>
        <w:t>6</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826" w:rsidRDefault="00F77826">
      <w:pPr>
        <w:spacing w:line="240" w:lineRule="auto"/>
        <w:jc w:val="left"/>
        <w:rPr>
          <w:lang w:val="en-US"/>
        </w:rPr>
      </w:pPr>
    </w:p>
    <w:p w:rsidR="00832D2C" w:rsidRDefault="00A726F3" w:rsidP="00A726F3">
      <w:pPr>
        <w:pStyle w:val="Heading3"/>
        <w:rPr>
          <w:lang w:val="en-US"/>
        </w:rPr>
      </w:pPr>
      <w:bookmarkStart w:id="412" w:name="_Toc496599851"/>
      <w:r>
        <w:rPr>
          <w:lang w:val="en-US"/>
        </w:rPr>
        <w:t>C</w:t>
      </w:r>
      <w:r w:rsidR="00832D2C" w:rsidRPr="00B46CED">
        <w:rPr>
          <w:lang w:val="en-US"/>
        </w:rPr>
        <w:t xml:space="preserve">ross section nr </w:t>
      </w:r>
      <w:r w:rsidR="00832D2C">
        <w:rPr>
          <w:lang w:val="en-US"/>
        </w:rPr>
        <w:t>7</w:t>
      </w:r>
      <w:bookmarkEnd w:id="412"/>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37201B2A" wp14:editId="65BEFAEA">
            <wp:extent cx="5533390" cy="2681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ins w:id="413" w:author="Hans de Waal" w:date="2017-10-27T16:18:00Z">
        <w:r w:rsidR="00761A37">
          <w:fldChar w:fldCharType="begin"/>
        </w:r>
        <w:r w:rsidR="00761A37">
          <w:instrText xml:space="preserve"> STYLEREF 1 \s </w:instrText>
        </w:r>
      </w:ins>
      <w:r w:rsidR="00761A37">
        <w:fldChar w:fldCharType="separate"/>
      </w:r>
      <w:r w:rsidR="00761A37">
        <w:rPr>
          <w:noProof/>
        </w:rPr>
        <w:t>3</w:t>
      </w:r>
      <w:ins w:id="414"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415" w:author="Hans de Waal" w:date="2017-10-27T16:18:00Z">
        <w:r w:rsidR="00761A37">
          <w:rPr>
            <w:noProof/>
          </w:rPr>
          <w:t>8</w:t>
        </w:r>
        <w:r w:rsidR="00761A37">
          <w:fldChar w:fldCharType="end"/>
        </w:r>
      </w:ins>
      <w:del w:id="416"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8</w:delText>
        </w:r>
        <w:r w:rsidR="004C5EFE" w:rsidDel="00AE596F">
          <w:fldChar w:fldCharType="end"/>
        </w:r>
      </w:del>
      <w:r>
        <w:tab/>
      </w:r>
      <w:r>
        <w:rPr>
          <w:lang w:val="en-US"/>
        </w:rPr>
        <w:t>C</w:t>
      </w:r>
      <w:r w:rsidRPr="00B46CED">
        <w:rPr>
          <w:lang w:val="en-US"/>
        </w:rPr>
        <w:t>ross section nr</w:t>
      </w:r>
      <w:r>
        <w:rPr>
          <w:lang w:val="en-US"/>
        </w:rPr>
        <w:t xml:space="preserve"> 7,</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point nr</w:t>
            </w:r>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segment nr</w:t>
            </w:r>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16</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20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26</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5</w:t>
            </w:r>
          </w:p>
        </w:tc>
        <w:tc>
          <w:tcPr>
            <w:tcW w:w="1459" w:type="dxa"/>
          </w:tcPr>
          <w:p w:rsidR="00142B7A" w:rsidRDefault="00142B7A" w:rsidP="00142B7A">
            <w:pPr>
              <w:keepNext/>
              <w:jc w:val="center"/>
            </w:pPr>
            <w:r>
              <w:t>30</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5</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6</w:t>
            </w:r>
          </w:p>
        </w:tc>
        <w:tc>
          <w:tcPr>
            <w:tcW w:w="1459" w:type="dxa"/>
          </w:tcPr>
          <w:p w:rsidR="00142B7A" w:rsidRDefault="00142B7A" w:rsidP="00142B7A">
            <w:pPr>
              <w:keepNext/>
              <w:jc w:val="center"/>
            </w:pPr>
            <w:r>
              <w:t>36</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pPr>
      <w:proofErr w:type="gramStart"/>
      <w:r>
        <w:t xml:space="preserve">Table </w:t>
      </w:r>
      <w:ins w:id="417" w:author="Hans de Waal" w:date="2017-10-27T16:18:00Z">
        <w:r w:rsidR="00761A37">
          <w:fldChar w:fldCharType="begin"/>
        </w:r>
        <w:r w:rsidR="00761A37">
          <w:instrText xml:space="preserve"> STYLEREF 1 \s </w:instrText>
        </w:r>
      </w:ins>
      <w:r w:rsidR="00761A37">
        <w:fldChar w:fldCharType="separate"/>
      </w:r>
      <w:r w:rsidR="00761A37">
        <w:rPr>
          <w:noProof/>
        </w:rPr>
        <w:t>3</w:t>
      </w:r>
      <w:ins w:id="418"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419" w:author="Hans de Waal" w:date="2017-10-27T16:18:00Z">
        <w:r w:rsidR="00761A37">
          <w:rPr>
            <w:noProof/>
          </w:rPr>
          <w:t>15</w:t>
        </w:r>
        <w:r w:rsidR="00761A37">
          <w:fldChar w:fldCharType="end"/>
        </w:r>
      </w:ins>
      <w:del w:id="420"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15</w:delText>
        </w:r>
        <w:r w:rsidR="004C5EFE" w:rsidDel="00AE596F">
          <w:fldChar w:fldCharType="end"/>
        </w:r>
      </w:del>
      <w:r>
        <w:tab/>
      </w:r>
      <w:r>
        <w:rPr>
          <w:lang w:val="en-US"/>
        </w:rPr>
        <w:t>C</w:t>
      </w:r>
      <w:r w:rsidRPr="00B46CED">
        <w:rPr>
          <w:lang w:val="en-US"/>
        </w:rPr>
        <w:t xml:space="preserve">ross section nr </w:t>
      </w:r>
      <w:r w:rsidR="00F77826">
        <w:rPr>
          <w:lang w:val="en-US"/>
        </w:rPr>
        <w:t>7</w:t>
      </w:r>
      <w:r>
        <w:rPr>
          <w:lang w:val="en-US"/>
        </w:rPr>
        <w:t>,</w:t>
      </w:r>
      <w:r w:rsidRPr="0023252D">
        <w:t xml:space="preserve"> </w:t>
      </w:r>
      <w:r>
        <w:t>basic g</w:t>
      </w:r>
      <w:proofErr w:type="spellStart"/>
      <w:r w:rsidRPr="00B46CED">
        <w:rPr>
          <w:lang w:val="en-US"/>
        </w:rPr>
        <w:t>eometry</w:t>
      </w:r>
      <w:proofErr w:type="spellEnd"/>
      <w:r>
        <w:rPr>
          <w:lang w:val="en-US"/>
        </w:rPr>
        <w:t>.</w:t>
      </w:r>
    </w:p>
    <w:p w:rsidR="00142B7A" w:rsidRDefault="00142B7A"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142B7A" w:rsidRPr="00B46CED" w:rsidTr="00142B7A">
        <w:tc>
          <w:tcPr>
            <w:tcW w:w="1134"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142B7A" w:rsidRPr="00B46CED" w:rsidRDefault="00142B7A"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8</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9</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10</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11</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12</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13</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ins w:id="421" w:author="Hans de Waal" w:date="2017-10-27T16:18:00Z">
        <w:r w:rsidR="00761A37">
          <w:fldChar w:fldCharType="begin"/>
        </w:r>
        <w:r w:rsidR="00761A37">
          <w:instrText xml:space="preserve"> STYLEREF 1 \s </w:instrText>
        </w:r>
      </w:ins>
      <w:r w:rsidR="00761A37">
        <w:fldChar w:fldCharType="separate"/>
      </w:r>
      <w:r w:rsidR="00761A37">
        <w:rPr>
          <w:noProof/>
        </w:rPr>
        <w:t>3</w:t>
      </w:r>
      <w:ins w:id="422"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423" w:author="Hans de Waal" w:date="2017-10-27T16:18:00Z">
        <w:r w:rsidR="00761A37">
          <w:rPr>
            <w:noProof/>
          </w:rPr>
          <w:t>16</w:t>
        </w:r>
        <w:r w:rsidR="00761A37">
          <w:fldChar w:fldCharType="end"/>
        </w:r>
      </w:ins>
      <w:del w:id="424"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16</w:delText>
        </w:r>
        <w:r w:rsidR="004C5EFE" w:rsidDel="00AE596F">
          <w:fldChar w:fldCharType="end"/>
        </w:r>
      </w:del>
      <w:r>
        <w:tab/>
      </w:r>
      <w:r>
        <w:rPr>
          <w:lang w:val="en-US"/>
        </w:rPr>
        <w:t>C</w:t>
      </w:r>
      <w:r w:rsidRPr="00B46CED">
        <w:rPr>
          <w:lang w:val="en-US"/>
        </w:rPr>
        <w:t xml:space="preserve">ross section nr </w:t>
      </w:r>
      <w:r w:rsidR="00F77826">
        <w:rPr>
          <w:lang w:val="en-US"/>
        </w:rPr>
        <w:t>7</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142B7A" w:rsidRPr="00DD477C" w:rsidRDefault="00142B7A" w:rsidP="00142B7A">
      <w:pPr>
        <w:rPr>
          <w:lang w:val="en-US"/>
        </w:rPr>
      </w:pPr>
    </w:p>
    <w:p w:rsidR="00832D2C" w:rsidRDefault="00A726F3" w:rsidP="00A726F3">
      <w:pPr>
        <w:pStyle w:val="Heading3"/>
        <w:rPr>
          <w:lang w:val="en-US"/>
        </w:rPr>
      </w:pPr>
      <w:bookmarkStart w:id="425" w:name="_Toc496599852"/>
      <w:r>
        <w:rPr>
          <w:lang w:val="en-US"/>
        </w:rPr>
        <w:t>C</w:t>
      </w:r>
      <w:r w:rsidR="00832D2C" w:rsidRPr="00B46CED">
        <w:rPr>
          <w:lang w:val="en-US"/>
        </w:rPr>
        <w:t xml:space="preserve">ross section nr </w:t>
      </w:r>
      <w:r w:rsidR="00832D2C">
        <w:rPr>
          <w:lang w:val="en-US"/>
        </w:rPr>
        <w:t>8</w:t>
      </w:r>
      <w:bookmarkEnd w:id="425"/>
    </w:p>
    <w:p w:rsidR="00F77826" w:rsidRPr="00F77826" w:rsidRDefault="00F77826" w:rsidP="00F77826">
      <w:pPr>
        <w:keepNext/>
        <w:rPr>
          <w:lang w:val="en-US"/>
        </w:rPr>
      </w:pPr>
    </w:p>
    <w:p w:rsidR="009E030B" w:rsidRDefault="001F6569" w:rsidP="009E030B">
      <w:pPr>
        <w:spacing w:line="240" w:lineRule="auto"/>
        <w:jc w:val="left"/>
        <w:rPr>
          <w:lang w:val="en-US"/>
        </w:rPr>
      </w:pPr>
      <w:r>
        <w:rPr>
          <w:noProof/>
          <w:lang w:eastAsia="zh-CN"/>
        </w:rPr>
        <w:drawing>
          <wp:inline distT="0" distB="0" distL="0" distR="0" wp14:anchorId="5408C96C" wp14:editId="70241005">
            <wp:extent cx="5533390" cy="26811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pPr>
      <w:proofErr w:type="gramStart"/>
      <w:r>
        <w:t xml:space="preserve">Figure </w:t>
      </w:r>
      <w:ins w:id="426" w:author="Hans de Waal" w:date="2017-10-27T16:18:00Z">
        <w:r w:rsidR="00761A37">
          <w:fldChar w:fldCharType="begin"/>
        </w:r>
        <w:r w:rsidR="00761A37">
          <w:instrText xml:space="preserve"> STYLEREF 1 \s </w:instrText>
        </w:r>
      </w:ins>
      <w:r w:rsidR="00761A37">
        <w:fldChar w:fldCharType="separate"/>
      </w:r>
      <w:r w:rsidR="00761A37">
        <w:rPr>
          <w:noProof/>
        </w:rPr>
        <w:t>3</w:t>
      </w:r>
      <w:ins w:id="427" w:author="Hans de Waal" w:date="2017-10-27T16:18:00Z">
        <w:r w:rsidR="00761A37">
          <w:fldChar w:fldCharType="end"/>
        </w:r>
        <w:r w:rsidR="00761A37">
          <w:t>.</w:t>
        </w:r>
        <w:proofErr w:type="gramEnd"/>
        <w:r w:rsidR="00761A37">
          <w:fldChar w:fldCharType="begin"/>
        </w:r>
        <w:r w:rsidR="00761A37">
          <w:instrText xml:space="preserve"> SEQ Figure \* ARABIC \s 1 </w:instrText>
        </w:r>
      </w:ins>
      <w:r w:rsidR="00761A37">
        <w:fldChar w:fldCharType="separate"/>
      </w:r>
      <w:ins w:id="428" w:author="Hans de Waal" w:date="2017-10-27T16:18:00Z">
        <w:r w:rsidR="00761A37">
          <w:rPr>
            <w:noProof/>
          </w:rPr>
          <w:t>9</w:t>
        </w:r>
        <w:r w:rsidR="00761A37">
          <w:fldChar w:fldCharType="end"/>
        </w:r>
      </w:ins>
      <w:del w:id="429"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Figure \* ARABIC \s 1 </w:delInstrText>
        </w:r>
        <w:r w:rsidR="004C5EFE" w:rsidDel="00AE596F">
          <w:fldChar w:fldCharType="separate"/>
        </w:r>
        <w:r w:rsidR="00FB58D6" w:rsidDel="00AE596F">
          <w:rPr>
            <w:noProof/>
          </w:rPr>
          <w:delText>9</w:delText>
        </w:r>
        <w:r w:rsidR="004C5EFE" w:rsidDel="00AE596F">
          <w:fldChar w:fldCharType="end"/>
        </w:r>
      </w:del>
      <w:r>
        <w:tab/>
      </w:r>
      <w:r>
        <w:rPr>
          <w:lang w:val="en-US"/>
        </w:rPr>
        <w:t>C</w:t>
      </w:r>
      <w:r w:rsidRPr="00B46CED">
        <w:rPr>
          <w:lang w:val="en-US"/>
        </w:rPr>
        <w:t>ross section nr</w:t>
      </w:r>
      <w:r>
        <w:rPr>
          <w:lang w:val="en-US"/>
        </w:rPr>
        <w:t xml:space="preserve"> 8,</w:t>
      </w:r>
      <w:r w:rsidRPr="0023252D">
        <w:t xml:space="preserve"> </w:t>
      </w:r>
      <w:r>
        <w:t>basic g</w:t>
      </w:r>
      <w:proofErr w:type="spellStart"/>
      <w:r w:rsidRPr="00B46CED">
        <w:rPr>
          <w:lang w:val="en-US"/>
        </w:rPr>
        <w:t>eometry</w:t>
      </w:r>
      <w:proofErr w:type="spellEnd"/>
      <w:r>
        <w:rPr>
          <w:lang w:val="en-US"/>
        </w:rPr>
        <w:t>.</w:t>
      </w:r>
    </w:p>
    <w:p w:rsidR="00F77826" w:rsidRDefault="00F77826" w:rsidP="00F77826"/>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826" w:rsidTr="00254AA1">
        <w:trPr>
          <w:cnfStyle w:val="100000000000" w:firstRow="1" w:lastRow="0" w:firstColumn="0" w:lastColumn="0" w:oddVBand="0" w:evenVBand="0" w:oddHBand="0" w:evenHBand="0" w:firstRowFirstColumn="0" w:firstRowLastColumn="0" w:lastRowFirstColumn="0" w:lastRowLastColumn="0"/>
        </w:trPr>
        <w:tc>
          <w:tcPr>
            <w:tcW w:w="1351" w:type="dxa"/>
          </w:tcPr>
          <w:p w:rsidR="00F77826" w:rsidRPr="00E403DD" w:rsidRDefault="00F77826" w:rsidP="00254AA1">
            <w:pPr>
              <w:keepNext/>
              <w:jc w:val="center"/>
              <w:rPr>
                <w:b w:val="0"/>
              </w:rPr>
            </w:pPr>
            <w:r w:rsidRPr="00E403DD">
              <w:rPr>
                <w:b w:val="0"/>
              </w:rPr>
              <w:t>point nr</w:t>
            </w:r>
          </w:p>
          <w:p w:rsidR="00F77826" w:rsidRPr="00E403DD" w:rsidRDefault="00F77826" w:rsidP="00254AA1">
            <w:pPr>
              <w:keepNext/>
              <w:jc w:val="center"/>
              <w:rPr>
                <w:b w:val="0"/>
              </w:rPr>
            </w:pPr>
            <w:r w:rsidRPr="00E403DD">
              <w:rPr>
                <w:b w:val="0"/>
              </w:rPr>
              <w:t>-</w:t>
            </w:r>
          </w:p>
        </w:tc>
        <w:tc>
          <w:tcPr>
            <w:tcW w:w="1459" w:type="dxa"/>
          </w:tcPr>
          <w:p w:rsidR="00F77826" w:rsidRPr="00E403DD" w:rsidRDefault="00F77826" w:rsidP="00254AA1">
            <w:pPr>
              <w:keepNext/>
              <w:jc w:val="center"/>
              <w:rPr>
                <w:b w:val="0"/>
              </w:rPr>
            </w:pPr>
            <w:r w:rsidRPr="00E403DD">
              <w:rPr>
                <w:b w:val="0"/>
              </w:rPr>
              <w:t>x</w:t>
            </w:r>
          </w:p>
          <w:p w:rsidR="00F77826" w:rsidRPr="00E403DD" w:rsidRDefault="00F77826" w:rsidP="00254AA1">
            <w:pPr>
              <w:keepNext/>
              <w:jc w:val="center"/>
              <w:rPr>
                <w:b w:val="0"/>
              </w:rPr>
            </w:pPr>
            <w:r w:rsidRPr="00E403DD">
              <w:rPr>
                <w:b w:val="0"/>
              </w:rPr>
              <w:t>(m)</w:t>
            </w:r>
          </w:p>
        </w:tc>
        <w:tc>
          <w:tcPr>
            <w:tcW w:w="1459" w:type="dxa"/>
            <w:tcBorders>
              <w:right w:val="double" w:sz="4" w:space="0" w:color="auto"/>
            </w:tcBorders>
          </w:tcPr>
          <w:p w:rsidR="00F77826" w:rsidRPr="00E403DD" w:rsidRDefault="00F77826" w:rsidP="00254AA1">
            <w:pPr>
              <w:keepNext/>
              <w:jc w:val="center"/>
              <w:rPr>
                <w:b w:val="0"/>
              </w:rPr>
            </w:pPr>
            <w:r w:rsidRPr="00E403DD">
              <w:rPr>
                <w:b w:val="0"/>
              </w:rPr>
              <w:t>y</w:t>
            </w:r>
          </w:p>
          <w:p w:rsidR="00F77826" w:rsidRPr="00E403DD" w:rsidRDefault="00F77826" w:rsidP="00254AA1">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826" w:rsidRPr="00E403DD" w:rsidRDefault="00F77826" w:rsidP="00254AA1">
            <w:pPr>
              <w:keepNext/>
              <w:jc w:val="center"/>
              <w:rPr>
                <w:b w:val="0"/>
              </w:rPr>
            </w:pPr>
            <w:r w:rsidRPr="00E403DD">
              <w:rPr>
                <w:b w:val="0"/>
              </w:rPr>
              <w:t>segment nr</w:t>
            </w:r>
          </w:p>
          <w:p w:rsidR="00F77826" w:rsidRPr="00E403DD" w:rsidRDefault="00F77826" w:rsidP="00254AA1">
            <w:pPr>
              <w:keepNext/>
              <w:jc w:val="center"/>
              <w:rPr>
                <w:b w:val="0"/>
              </w:rPr>
            </w:pPr>
            <w:r w:rsidRPr="00E403DD">
              <w:rPr>
                <w:b w:val="0"/>
              </w:rPr>
              <w:t>-</w:t>
            </w:r>
          </w:p>
        </w:tc>
        <w:tc>
          <w:tcPr>
            <w:tcW w:w="1459" w:type="dxa"/>
            <w:tcBorders>
              <w:top w:val="double" w:sz="4" w:space="0" w:color="auto"/>
              <w:bottom w:val="single" w:sz="4" w:space="0" w:color="auto"/>
            </w:tcBorders>
          </w:tcPr>
          <w:p w:rsidR="00F77826" w:rsidRDefault="00F77826" w:rsidP="00254AA1">
            <w:pPr>
              <w:keepNext/>
              <w:jc w:val="center"/>
              <w:rPr>
                <w:b w:val="0"/>
              </w:rPr>
            </w:pPr>
            <w:r w:rsidRPr="00E403DD">
              <w:rPr>
                <w:b w:val="0"/>
              </w:rPr>
              <w:t>slope</w:t>
            </w:r>
            <w:r>
              <w:rPr>
                <w:b w:val="0"/>
              </w:rPr>
              <w:t xml:space="preserve"> </w:t>
            </w:r>
          </w:p>
          <w:p w:rsidR="00F77826" w:rsidRPr="00E403DD" w:rsidRDefault="00F77826" w:rsidP="00254AA1">
            <w:pPr>
              <w:keepNext/>
              <w:jc w:val="center"/>
              <w:rPr>
                <w:b w:val="0"/>
              </w:rPr>
            </w:pPr>
            <w:r>
              <w:rPr>
                <w:b w:val="0"/>
              </w:rPr>
              <w:t>-</w:t>
            </w:r>
          </w:p>
        </w:tc>
        <w:tc>
          <w:tcPr>
            <w:tcW w:w="1460" w:type="dxa"/>
            <w:tcBorders>
              <w:top w:val="double" w:sz="4" w:space="0" w:color="auto"/>
              <w:bottom w:val="single" w:sz="4" w:space="0" w:color="auto"/>
            </w:tcBorders>
          </w:tcPr>
          <w:p w:rsidR="00F77826" w:rsidRPr="00E403DD" w:rsidRDefault="00F77826" w:rsidP="00254AA1">
            <w:pPr>
              <w:keepNext/>
              <w:jc w:val="center"/>
              <w:rPr>
                <w:b w:val="0"/>
              </w:rPr>
            </w:pPr>
            <w:r w:rsidRPr="00E403DD">
              <w:rPr>
                <w:b w:val="0"/>
              </w:rPr>
              <w:t>roughness</w:t>
            </w:r>
          </w:p>
          <w:p w:rsidR="00F77826" w:rsidRPr="00E403DD" w:rsidRDefault="00F77826" w:rsidP="00254AA1">
            <w:pPr>
              <w:keepNext/>
              <w:jc w:val="center"/>
              <w:rPr>
                <w:b w:val="0"/>
              </w:rPr>
            </w:pPr>
            <w:r w:rsidRPr="00E403DD">
              <w:rPr>
                <w:b w:val="0"/>
              </w:rPr>
              <w:t>-</w:t>
            </w:r>
          </w:p>
        </w:tc>
      </w:tr>
      <w:tr w:rsidR="00F77826" w:rsidTr="00254AA1">
        <w:tc>
          <w:tcPr>
            <w:tcW w:w="1351" w:type="dxa"/>
          </w:tcPr>
          <w:p w:rsidR="00F77826" w:rsidRDefault="00F77826" w:rsidP="00254AA1">
            <w:pPr>
              <w:keepNext/>
              <w:jc w:val="center"/>
            </w:pPr>
            <w:r>
              <w:t>1</w:t>
            </w:r>
          </w:p>
        </w:tc>
        <w:tc>
          <w:tcPr>
            <w:tcW w:w="1459" w:type="dxa"/>
          </w:tcPr>
          <w:p w:rsidR="00F77826" w:rsidRDefault="00F77826" w:rsidP="00254AA1">
            <w:pPr>
              <w:keepNext/>
              <w:jc w:val="center"/>
            </w:pPr>
            <w:r>
              <w:t>0</w:t>
            </w:r>
          </w:p>
        </w:tc>
        <w:tc>
          <w:tcPr>
            <w:tcW w:w="1459" w:type="dxa"/>
            <w:tcBorders>
              <w:right w:val="double" w:sz="4" w:space="0" w:color="auto"/>
            </w:tcBorders>
          </w:tcPr>
          <w:p w:rsidR="00F77826" w:rsidRDefault="00F77826" w:rsidP="00254AA1">
            <w:pPr>
              <w:keepNext/>
              <w:jc w:val="center"/>
            </w:pPr>
            <w:r>
              <w:t>-2</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1</w:t>
            </w:r>
          </w:p>
        </w:tc>
        <w:tc>
          <w:tcPr>
            <w:tcW w:w="1459" w:type="dxa"/>
            <w:tcBorders>
              <w:top w:val="single" w:sz="4" w:space="0" w:color="auto"/>
              <w:bottom w:val="single" w:sz="4" w:space="0" w:color="auto"/>
            </w:tcBorders>
          </w:tcPr>
          <w:p w:rsidR="00F77826" w:rsidRDefault="00F77826" w:rsidP="00254AA1">
            <w:pPr>
              <w:keepNext/>
              <w:jc w:val="center"/>
            </w:pPr>
            <w:r>
              <w:t>4.0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2</w:t>
            </w:r>
          </w:p>
        </w:tc>
        <w:tc>
          <w:tcPr>
            <w:tcW w:w="1459" w:type="dxa"/>
          </w:tcPr>
          <w:p w:rsidR="00F77826" w:rsidRDefault="00F77826" w:rsidP="00254AA1">
            <w:pPr>
              <w:keepNext/>
              <w:jc w:val="center"/>
            </w:pPr>
            <w:r>
              <w:t>14</w:t>
            </w:r>
          </w:p>
        </w:tc>
        <w:tc>
          <w:tcPr>
            <w:tcW w:w="1459" w:type="dxa"/>
            <w:tcBorders>
              <w:right w:val="double" w:sz="4" w:space="0" w:color="auto"/>
            </w:tcBorders>
          </w:tcPr>
          <w:p w:rsidR="00F77826" w:rsidRDefault="00F77826" w:rsidP="00254AA1">
            <w:pPr>
              <w:keepNext/>
              <w:jc w:val="center"/>
            </w:pPr>
            <w:r>
              <w:t>1.5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2</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3</w:t>
            </w:r>
          </w:p>
        </w:tc>
        <w:tc>
          <w:tcPr>
            <w:tcW w:w="1459" w:type="dxa"/>
          </w:tcPr>
          <w:p w:rsidR="00F77826" w:rsidRDefault="00F77826" w:rsidP="00254AA1">
            <w:pPr>
              <w:keepNext/>
              <w:jc w:val="center"/>
            </w:pPr>
            <w:r>
              <w:t>18</w:t>
            </w:r>
          </w:p>
        </w:tc>
        <w:tc>
          <w:tcPr>
            <w:tcW w:w="1459" w:type="dxa"/>
            <w:tcBorders>
              <w:right w:val="double" w:sz="4" w:space="0" w:color="auto"/>
            </w:tcBorders>
          </w:tcPr>
          <w:p w:rsidR="00F77826" w:rsidRDefault="00F77826" w:rsidP="00254AA1">
            <w:pPr>
              <w:keepNext/>
              <w:jc w:val="center"/>
            </w:pPr>
            <w:r>
              <w:t>1.75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3</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4</w:t>
            </w:r>
          </w:p>
        </w:tc>
        <w:tc>
          <w:tcPr>
            <w:tcW w:w="1459" w:type="dxa"/>
          </w:tcPr>
          <w:p w:rsidR="00F77826" w:rsidRDefault="00F77826" w:rsidP="00254AA1">
            <w:pPr>
              <w:keepNext/>
              <w:jc w:val="center"/>
            </w:pPr>
            <w:r>
              <w:t>24</w:t>
            </w:r>
          </w:p>
        </w:tc>
        <w:tc>
          <w:tcPr>
            <w:tcW w:w="1459" w:type="dxa"/>
            <w:tcBorders>
              <w:right w:val="double" w:sz="4" w:space="0" w:color="auto"/>
            </w:tcBorders>
          </w:tcPr>
          <w:p w:rsidR="00F77826" w:rsidRDefault="00F77826" w:rsidP="00254AA1">
            <w:pPr>
              <w:keepNext/>
              <w:jc w:val="center"/>
            </w:pPr>
            <w:r>
              <w:t>3.75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4</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5</w:t>
            </w:r>
          </w:p>
        </w:tc>
        <w:tc>
          <w:tcPr>
            <w:tcW w:w="1459" w:type="dxa"/>
          </w:tcPr>
          <w:p w:rsidR="00F77826" w:rsidRDefault="00F77826" w:rsidP="00254AA1">
            <w:pPr>
              <w:keepNext/>
              <w:jc w:val="center"/>
            </w:pPr>
            <w:r>
              <w:t>28</w:t>
            </w:r>
          </w:p>
        </w:tc>
        <w:tc>
          <w:tcPr>
            <w:tcW w:w="1459" w:type="dxa"/>
            <w:tcBorders>
              <w:right w:val="double" w:sz="4" w:space="0" w:color="auto"/>
            </w:tcBorders>
          </w:tcPr>
          <w:p w:rsidR="00F77826" w:rsidRDefault="00F77826" w:rsidP="00254AA1">
            <w:pPr>
              <w:keepNext/>
              <w:jc w:val="center"/>
            </w:pPr>
            <w:r>
              <w:t>4</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5</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6</w:t>
            </w:r>
          </w:p>
        </w:tc>
        <w:tc>
          <w:tcPr>
            <w:tcW w:w="1459" w:type="dxa"/>
          </w:tcPr>
          <w:p w:rsidR="00F77826" w:rsidRDefault="00F77826" w:rsidP="00254AA1">
            <w:pPr>
              <w:keepNext/>
              <w:jc w:val="center"/>
            </w:pPr>
            <w:r>
              <w:t>34</w:t>
            </w:r>
          </w:p>
        </w:tc>
        <w:tc>
          <w:tcPr>
            <w:tcW w:w="1459" w:type="dxa"/>
            <w:tcBorders>
              <w:right w:val="double" w:sz="4" w:space="0" w:color="auto"/>
            </w:tcBorders>
          </w:tcPr>
          <w:p w:rsidR="00F77826" w:rsidRDefault="00F77826" w:rsidP="00254AA1">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826" w:rsidRDefault="00F77826" w:rsidP="00254AA1">
            <w:pPr>
              <w:keepNext/>
              <w:jc w:val="center"/>
            </w:pPr>
          </w:p>
        </w:tc>
        <w:tc>
          <w:tcPr>
            <w:tcW w:w="1459" w:type="dxa"/>
            <w:tcBorders>
              <w:top w:val="single" w:sz="4" w:space="0" w:color="auto"/>
              <w:bottom w:val="double" w:sz="4" w:space="0" w:color="auto"/>
            </w:tcBorders>
            <w:shd w:val="pct10" w:color="auto" w:fill="auto"/>
          </w:tcPr>
          <w:p w:rsidR="00F77826" w:rsidRDefault="00F77826" w:rsidP="00254AA1">
            <w:pPr>
              <w:keepNext/>
              <w:jc w:val="center"/>
            </w:pPr>
          </w:p>
        </w:tc>
        <w:tc>
          <w:tcPr>
            <w:tcW w:w="1460" w:type="dxa"/>
            <w:tcBorders>
              <w:top w:val="single" w:sz="4" w:space="0" w:color="auto"/>
              <w:bottom w:val="double" w:sz="4" w:space="0" w:color="auto"/>
            </w:tcBorders>
            <w:shd w:val="pct10" w:color="auto" w:fill="auto"/>
          </w:tcPr>
          <w:p w:rsidR="00F77826" w:rsidRDefault="00F77826" w:rsidP="00254AA1">
            <w:pPr>
              <w:keepNext/>
              <w:jc w:val="center"/>
            </w:pPr>
          </w:p>
        </w:tc>
      </w:tr>
    </w:tbl>
    <w:p w:rsidR="00F77826" w:rsidRDefault="00F77826" w:rsidP="00E71284">
      <w:pPr>
        <w:pStyle w:val="Caption"/>
        <w:keepNext/>
      </w:pPr>
      <w:proofErr w:type="gramStart"/>
      <w:r>
        <w:t xml:space="preserve">Table </w:t>
      </w:r>
      <w:ins w:id="430" w:author="Hans de Waal" w:date="2017-10-27T16:18:00Z">
        <w:r w:rsidR="00761A37">
          <w:fldChar w:fldCharType="begin"/>
        </w:r>
        <w:r w:rsidR="00761A37">
          <w:instrText xml:space="preserve"> STYLEREF 1 \s </w:instrText>
        </w:r>
      </w:ins>
      <w:r w:rsidR="00761A37">
        <w:fldChar w:fldCharType="separate"/>
      </w:r>
      <w:r w:rsidR="00761A37">
        <w:rPr>
          <w:noProof/>
        </w:rPr>
        <w:t>3</w:t>
      </w:r>
      <w:ins w:id="431"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432" w:author="Hans de Waal" w:date="2017-10-27T16:18:00Z">
        <w:r w:rsidR="00761A37">
          <w:rPr>
            <w:noProof/>
          </w:rPr>
          <w:t>17</w:t>
        </w:r>
        <w:r w:rsidR="00761A37">
          <w:fldChar w:fldCharType="end"/>
        </w:r>
      </w:ins>
      <w:del w:id="433"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17</w:delText>
        </w:r>
        <w:r w:rsidR="004C5EFE" w:rsidDel="00AE596F">
          <w:fldChar w:fldCharType="end"/>
        </w:r>
      </w:del>
      <w:r>
        <w:tab/>
      </w:r>
      <w:r>
        <w:rPr>
          <w:lang w:val="en-US"/>
        </w:rPr>
        <w:t>C</w:t>
      </w:r>
      <w:r w:rsidRPr="00B46CED">
        <w:rPr>
          <w:lang w:val="en-US"/>
        </w:rPr>
        <w:t xml:space="preserve">ross section nr </w:t>
      </w:r>
      <w:r>
        <w:rPr>
          <w:lang w:val="en-US"/>
        </w:rPr>
        <w:t>8,</w:t>
      </w:r>
      <w:r w:rsidRPr="0023252D">
        <w:t xml:space="preserve"> </w:t>
      </w:r>
      <w:r>
        <w:t>basic g</w:t>
      </w:r>
      <w:proofErr w:type="spellStart"/>
      <w:r w:rsidRPr="00B46CED">
        <w:rPr>
          <w:lang w:val="en-US"/>
        </w:rPr>
        <w:t>eometry</w:t>
      </w:r>
      <w:proofErr w:type="spellEnd"/>
      <w:r>
        <w:rPr>
          <w:lang w:val="en-US"/>
        </w:rPr>
        <w:t>.</w:t>
      </w:r>
    </w:p>
    <w:p w:rsidR="00F77826" w:rsidRDefault="00F77826"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826" w:rsidRPr="00B46CED" w:rsidTr="00254AA1">
        <w:tc>
          <w:tcPr>
            <w:tcW w:w="1134"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F77826" w:rsidRPr="00B46CED" w:rsidRDefault="00F77826" w:rsidP="00254AA1">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Variation</w:t>
            </w:r>
          </w:p>
        </w:tc>
        <w:tc>
          <w:tcPr>
            <w:tcW w:w="141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8</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9</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10</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11</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12</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13</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bl>
    <w:p w:rsidR="00F77826" w:rsidRDefault="00F77826" w:rsidP="00F77826">
      <w:pPr>
        <w:pStyle w:val="Caption"/>
        <w:rPr>
          <w:lang w:val="en-US"/>
        </w:rPr>
      </w:pPr>
      <w:proofErr w:type="gramStart"/>
      <w:r>
        <w:t xml:space="preserve">Table </w:t>
      </w:r>
      <w:ins w:id="434" w:author="Hans de Waal" w:date="2017-10-27T16:18:00Z">
        <w:r w:rsidR="00761A37">
          <w:fldChar w:fldCharType="begin"/>
        </w:r>
        <w:r w:rsidR="00761A37">
          <w:instrText xml:space="preserve"> STYLEREF 1 \s </w:instrText>
        </w:r>
      </w:ins>
      <w:r w:rsidR="00761A37">
        <w:fldChar w:fldCharType="separate"/>
      </w:r>
      <w:r w:rsidR="00761A37">
        <w:rPr>
          <w:noProof/>
        </w:rPr>
        <w:t>3</w:t>
      </w:r>
      <w:ins w:id="435" w:author="Hans de Waal" w:date="2017-10-27T16:18:00Z">
        <w:r w:rsidR="00761A37">
          <w:fldChar w:fldCharType="end"/>
        </w:r>
        <w:r w:rsidR="00761A37">
          <w:t>.</w:t>
        </w:r>
        <w:proofErr w:type="gramEnd"/>
        <w:r w:rsidR="00761A37">
          <w:fldChar w:fldCharType="begin"/>
        </w:r>
        <w:r w:rsidR="00761A37">
          <w:instrText xml:space="preserve"> SEQ Table \* ARABIC \s 1 </w:instrText>
        </w:r>
      </w:ins>
      <w:r w:rsidR="00761A37">
        <w:fldChar w:fldCharType="separate"/>
      </w:r>
      <w:ins w:id="436" w:author="Hans de Waal" w:date="2017-10-27T16:18:00Z">
        <w:r w:rsidR="00761A37">
          <w:rPr>
            <w:noProof/>
          </w:rPr>
          <w:t>18</w:t>
        </w:r>
        <w:r w:rsidR="00761A37">
          <w:fldChar w:fldCharType="end"/>
        </w:r>
      </w:ins>
      <w:del w:id="437" w:author="Hans de Waal" w:date="2017-10-27T15:31:00Z">
        <w:r w:rsidR="004C5EFE" w:rsidDel="00AE596F">
          <w:fldChar w:fldCharType="begin"/>
        </w:r>
        <w:r w:rsidR="004C5EFE" w:rsidDel="00AE596F">
          <w:delInstrText xml:space="preserve"> STYLEREF 1 \s </w:delInstrText>
        </w:r>
        <w:r w:rsidR="004C5EFE" w:rsidDel="00AE596F">
          <w:fldChar w:fldCharType="separate"/>
        </w:r>
        <w:r w:rsidR="00FB58D6" w:rsidDel="00AE596F">
          <w:rPr>
            <w:noProof/>
          </w:rPr>
          <w:delText>3</w:delText>
        </w:r>
        <w:r w:rsidR="004C5EFE" w:rsidDel="00AE596F">
          <w:fldChar w:fldCharType="end"/>
        </w:r>
        <w:r w:rsidR="004C5EFE" w:rsidDel="00AE596F">
          <w:delText>.</w:delText>
        </w:r>
        <w:r w:rsidR="004C5EFE" w:rsidDel="00AE596F">
          <w:fldChar w:fldCharType="begin"/>
        </w:r>
        <w:r w:rsidR="004C5EFE" w:rsidDel="00AE596F">
          <w:delInstrText xml:space="preserve"> SEQ Table \* ARABIC \s 1 </w:delInstrText>
        </w:r>
        <w:r w:rsidR="004C5EFE" w:rsidDel="00AE596F">
          <w:fldChar w:fldCharType="separate"/>
        </w:r>
        <w:r w:rsidR="00FB58D6" w:rsidDel="00AE596F">
          <w:rPr>
            <w:noProof/>
          </w:rPr>
          <w:delText>18</w:delText>
        </w:r>
        <w:r w:rsidR="004C5EFE" w:rsidDel="00AE596F">
          <w:fldChar w:fldCharType="end"/>
        </w:r>
      </w:del>
      <w:r>
        <w:tab/>
      </w:r>
      <w:r>
        <w:rPr>
          <w:lang w:val="en-US"/>
        </w:rPr>
        <w:t>C</w:t>
      </w:r>
      <w:r w:rsidRPr="00B46CED">
        <w:rPr>
          <w:lang w:val="en-US"/>
        </w:rPr>
        <w:t xml:space="preserve">ross section nr </w:t>
      </w:r>
      <w:r>
        <w:rPr>
          <w:lang w:val="en-US"/>
        </w:rPr>
        <w:t>8,</w:t>
      </w:r>
      <w:r w:rsidRPr="0023252D">
        <w:t xml:space="preserve"> </w:t>
      </w:r>
      <w:r>
        <w:t>additional test series on variation in g</w:t>
      </w:r>
      <w:proofErr w:type="spellStart"/>
      <w:r w:rsidRPr="00B46CED">
        <w:rPr>
          <w:lang w:val="en-US"/>
        </w:rPr>
        <w:t>eometry</w:t>
      </w:r>
      <w:proofErr w:type="spellEnd"/>
      <w:r>
        <w:rPr>
          <w:lang w:val="en-US"/>
        </w:rPr>
        <w:t>.</w:t>
      </w:r>
    </w:p>
    <w:p w:rsidR="00B46CED" w:rsidRDefault="00B46CED" w:rsidP="009E3CFF">
      <w:pPr>
        <w:spacing w:line="240" w:lineRule="auto"/>
        <w:jc w:val="left"/>
      </w:pPr>
    </w:p>
    <w:p w:rsidR="00F80CF6" w:rsidRDefault="00F80CF6" w:rsidP="009E3CFF">
      <w:pPr>
        <w:spacing w:line="240" w:lineRule="auto"/>
        <w:jc w:val="left"/>
        <w:sectPr w:rsidR="00F80CF6" w:rsidSect="00255B9B">
          <w:type w:val="oddPage"/>
          <w:pgSz w:w="11906" w:h="16838" w:code="9"/>
          <w:pgMar w:top="2552" w:right="1094" w:bottom="1077" w:left="2098" w:header="822" w:footer="199" w:gutter="0"/>
          <w:paperSrc w:first="1" w:other="1"/>
          <w:cols w:space="708"/>
          <w:docGrid w:linePitch="360"/>
        </w:sectPr>
      </w:pPr>
    </w:p>
    <w:p w:rsidR="00F80CF6" w:rsidRDefault="00F80CF6" w:rsidP="00F80CF6">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438"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begin"/>
      </w:r>
      <w:r w:rsidRPr="00CD7FF2">
        <w:rPr>
          <w:rStyle w:val="Hidden"/>
        </w:rPr>
        <w:instrText xml:space="preserve"> SEQ MTSec \h \* MERGEFORMAT </w:instrText>
      </w:r>
      <w:del w:id="439"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end"/>
      </w:r>
      <w:bookmarkStart w:id="440" w:name="_Toc496599853"/>
      <w:bookmarkStart w:id="441" w:name="_Ref496884381"/>
      <w:r>
        <w:t>Other tests</w:t>
      </w:r>
      <w:bookmarkEnd w:id="440"/>
      <w:bookmarkEnd w:id="441"/>
    </w:p>
    <w:p w:rsidR="00F80CF6" w:rsidRDefault="00F80CF6" w:rsidP="00F80CF6">
      <w:pPr>
        <w:pStyle w:val="Heading2"/>
      </w:pPr>
      <w:bookmarkStart w:id="442" w:name="_Ref496019140"/>
      <w:bookmarkStart w:id="443" w:name="_Toc496599854"/>
      <w:r>
        <w:t>General tests</w:t>
      </w:r>
      <w:bookmarkEnd w:id="442"/>
      <w:bookmarkEnd w:id="443"/>
    </w:p>
    <w:p w:rsidR="00F80CF6" w:rsidRDefault="00F80CF6" w:rsidP="00F80CF6"/>
    <w:p w:rsidR="0006150C" w:rsidRDefault="0006150C" w:rsidP="00E049A4">
      <w:r>
        <w:t xml:space="preserve">The general test cluster </w:t>
      </w:r>
      <w:r w:rsidR="00056388">
        <w:t>consists of b</w:t>
      </w:r>
      <w:r>
        <w:t>asic I/O tests including tests on input validation and error message delivery</w:t>
      </w:r>
      <w:r w:rsidR="00056388">
        <w:t xml:space="preserve">. It </w:t>
      </w:r>
      <w:r>
        <w:t>contains the following tests:</w:t>
      </w:r>
    </w:p>
    <w:p w:rsidR="0006150C" w:rsidRDefault="0006150C" w:rsidP="00E049A4"/>
    <w:p w:rsidR="00E049A4" w:rsidRDefault="00E049A4" w:rsidP="0006150C">
      <w:pPr>
        <w:pStyle w:val="ListParagraph"/>
        <w:numPr>
          <w:ilvl w:val="0"/>
          <w:numId w:val="13"/>
        </w:numPr>
      </w:pPr>
      <w:r>
        <w:t xml:space="preserve">General; Test functions </w:t>
      </w:r>
      <w:proofErr w:type="spellStart"/>
      <w:r>
        <w:t>versionNumber</w:t>
      </w:r>
      <w:proofErr w:type="spellEnd"/>
      <w:r>
        <w:t xml:space="preserve">, </w:t>
      </w:r>
      <w:proofErr w:type="spellStart"/>
      <w:r>
        <w:t>calculateQoF</w:t>
      </w:r>
      <w:proofErr w:type="spellEnd"/>
      <w:r>
        <w:t xml:space="preserve">, </w:t>
      </w:r>
      <w:proofErr w:type="spellStart"/>
      <w:r>
        <w:t>calcZValue</w:t>
      </w:r>
      <w:proofErr w:type="spellEnd"/>
      <w:r>
        <w:t xml:space="preserve"> in the </w:t>
      </w:r>
      <w:proofErr w:type="spellStart"/>
      <w:r>
        <w:t>dll</w:t>
      </w:r>
      <w:proofErr w:type="spellEnd"/>
      <w:r>
        <w:t xml:space="preserve"> </w:t>
      </w:r>
      <w:del w:id="444" w:author="Hans de Waal" w:date="2017-10-27T16:29:00Z">
        <w:r w:rsidDel="00761A37">
          <w:tab/>
        </w:r>
      </w:del>
    </w:p>
    <w:p w:rsidR="00E049A4" w:rsidRDefault="00E049A4" w:rsidP="0006150C">
      <w:pPr>
        <w:pStyle w:val="ListParagraph"/>
        <w:numPr>
          <w:ilvl w:val="1"/>
          <w:numId w:val="13"/>
        </w:numPr>
      </w:pPr>
      <w:r>
        <w:t xml:space="preserve">test call </w:t>
      </w:r>
      <w:proofErr w:type="spellStart"/>
      <w:r>
        <w:t>versionNumber</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06150C">
      <w:pPr>
        <w:pStyle w:val="ListParagraph"/>
        <w:numPr>
          <w:ilvl w:val="0"/>
          <w:numId w:val="13"/>
        </w:numPr>
      </w:pPr>
      <w:r>
        <w:t xml:space="preserve">General; Test a </w:t>
      </w:r>
      <w:proofErr w:type="spellStart"/>
      <w:r>
        <w:t>dikeheight</w:t>
      </w:r>
      <w:proofErr w:type="spellEnd"/>
      <w:r>
        <w:t xml:space="preserve"> at one of the profile </w:t>
      </w:r>
      <w:commentRangeStart w:id="445"/>
      <w:r>
        <w:t>points</w:t>
      </w:r>
      <w:commentRangeEnd w:id="445"/>
      <w:r w:rsidR="00243C48">
        <w:rPr>
          <w:rStyle w:val="CommentReference"/>
        </w:rPr>
        <w:commentReference w:id="445"/>
      </w:r>
      <w:r>
        <w:t xml:space="preserve"> </w:t>
      </w:r>
      <w:del w:id="446" w:author="Hans de Waal" w:date="2017-10-27T16:29:00Z">
        <w:r w:rsidDel="00761A37">
          <w:tab/>
        </w:r>
      </w:del>
    </w:p>
    <w:p w:rsidR="00E049A4" w:rsidRDefault="00E049A4" w:rsidP="0006150C">
      <w:pPr>
        <w:pStyle w:val="ListParagraph"/>
        <w:numPr>
          <w:ilvl w:val="0"/>
          <w:numId w:val="13"/>
        </w:numPr>
      </w:pPr>
      <w:r>
        <w:t xml:space="preserve">General; Test influence roughness </w:t>
      </w:r>
      <w:del w:id="447" w:author="Hans de Waal" w:date="2017-10-27T16:29:00Z">
        <w:r w:rsidDel="00761A37">
          <w:tab/>
        </w:r>
      </w:del>
    </w:p>
    <w:p w:rsidR="00E049A4" w:rsidRDefault="00E049A4" w:rsidP="0006150C">
      <w:pPr>
        <w:pStyle w:val="ListParagraph"/>
        <w:numPr>
          <w:ilvl w:val="0"/>
          <w:numId w:val="13"/>
        </w:numPr>
      </w:pPr>
      <w:r>
        <w:t xml:space="preserve">General; Test validation of incorrect profile and negative model factor </w:t>
      </w:r>
      <w:del w:id="448" w:author="Hans de Waal" w:date="2017-10-27T16:29:00Z">
        <w:r w:rsidDel="00761A37">
          <w:tab/>
        </w:r>
      </w:del>
    </w:p>
    <w:p w:rsidR="00E049A4" w:rsidRDefault="00E049A4" w:rsidP="0006150C">
      <w:pPr>
        <w:pStyle w:val="ListParagraph"/>
        <w:numPr>
          <w:ilvl w:val="1"/>
          <w:numId w:val="13"/>
        </w:numPr>
      </w:pPr>
      <w:r>
        <w:t>test validation of input (geometry not correct)</w:t>
      </w:r>
    </w:p>
    <w:p w:rsidR="00E049A4" w:rsidRDefault="00E049A4" w:rsidP="0006150C">
      <w:pPr>
        <w:pStyle w:val="ListParagraph"/>
        <w:numPr>
          <w:ilvl w:val="1"/>
          <w:numId w:val="13"/>
        </w:numPr>
      </w:pPr>
      <w:r>
        <w:t>test validation of input (</w:t>
      </w:r>
      <w:proofErr w:type="spellStart"/>
      <w:r>
        <w:t>modelfactor</w:t>
      </w:r>
      <w:proofErr w:type="spellEnd"/>
      <w:r>
        <w:t xml:space="preserve"> m_z2 &lt; 0)</w:t>
      </w:r>
    </w:p>
    <w:p w:rsidR="00E049A4" w:rsidRDefault="00E049A4" w:rsidP="0006150C">
      <w:pPr>
        <w:pStyle w:val="ListParagraph"/>
        <w:numPr>
          <w:ilvl w:val="1"/>
          <w:numId w:val="13"/>
        </w:numPr>
      </w:pPr>
      <w:r>
        <w:t>test validation of input (</w:t>
      </w:r>
      <w:proofErr w:type="spellStart"/>
      <w:r>
        <w:t>modelfactor</w:t>
      </w:r>
      <w:proofErr w:type="spellEnd"/>
      <w:r>
        <w:t xml:space="preserve"> foreshore &lt; 0.3)</w:t>
      </w:r>
    </w:p>
    <w:p w:rsidR="00E049A4" w:rsidRDefault="00E049A4" w:rsidP="0006150C">
      <w:pPr>
        <w:pStyle w:val="ListParagraph"/>
        <w:numPr>
          <w:ilvl w:val="0"/>
          <w:numId w:val="13"/>
        </w:numPr>
      </w:pPr>
      <w:r>
        <w:t xml:space="preserve">General; Test validation of invalid roughness </w:t>
      </w:r>
      <w:del w:id="449" w:author="Hans de Waal" w:date="2017-10-27T16:28:00Z">
        <w:r w:rsidDel="00761A37">
          <w:tab/>
        </w:r>
      </w:del>
    </w:p>
    <w:p w:rsidR="00E049A4" w:rsidRDefault="00E049A4" w:rsidP="0006150C">
      <w:pPr>
        <w:pStyle w:val="ListParagraph"/>
        <w:numPr>
          <w:ilvl w:val="0"/>
          <w:numId w:val="13"/>
        </w:numPr>
      </w:pPr>
      <w:r>
        <w:t xml:space="preserve">General; Test validation of incorrect profile and negative model factor in one call </w:t>
      </w:r>
      <w:del w:id="450" w:author="Hans de Waal" w:date="2017-10-27T16:28:00Z">
        <w:r w:rsidDel="00761A37">
          <w:tab/>
        </w:r>
      </w:del>
    </w:p>
    <w:p w:rsidR="00E049A4" w:rsidRDefault="00E049A4" w:rsidP="0006150C">
      <w:pPr>
        <w:pStyle w:val="ListParagraph"/>
        <w:numPr>
          <w:ilvl w:val="0"/>
          <w:numId w:val="13"/>
        </w:numPr>
      </w:pPr>
      <w:r>
        <w:t xml:space="preserve">General; Test message of incorrect profile (z-value) </w:t>
      </w:r>
      <w:del w:id="451" w:author="Hans de Waal" w:date="2017-10-27T16:28:00Z">
        <w:r w:rsidDel="00761A37">
          <w:tab/>
        </w:r>
      </w:del>
    </w:p>
    <w:p w:rsidR="00E049A4" w:rsidRDefault="00E049A4" w:rsidP="0006150C">
      <w:pPr>
        <w:pStyle w:val="ListParagraph"/>
        <w:numPr>
          <w:ilvl w:val="0"/>
          <w:numId w:val="13"/>
        </w:numPr>
      </w:pPr>
      <w:r>
        <w:t xml:space="preserve">General; Test h+z2 &gt; </w:t>
      </w:r>
      <w:proofErr w:type="spellStart"/>
      <w:r>
        <w:t>dikeheight</w:t>
      </w:r>
      <w:proofErr w:type="spellEnd"/>
      <w:r>
        <w:t xml:space="preserve"> </w:t>
      </w:r>
      <w:del w:id="452" w:author="Hans de Waal" w:date="2017-10-27T16:28:00Z">
        <w:r w:rsidDel="00761A37">
          <w:tab/>
        </w:r>
      </w:del>
    </w:p>
    <w:p w:rsidR="00E049A4" w:rsidRDefault="00E049A4" w:rsidP="0006150C">
      <w:pPr>
        <w:pStyle w:val="ListParagraph"/>
        <w:numPr>
          <w:ilvl w:val="0"/>
          <w:numId w:val="13"/>
        </w:numPr>
      </w:pPr>
      <w:r>
        <w:t xml:space="preserve">General; Test error handling in case of </w:t>
      </w:r>
      <w:proofErr w:type="spellStart"/>
      <w:r>
        <w:t>NaN</w:t>
      </w:r>
      <w:proofErr w:type="spellEnd"/>
      <w:r>
        <w:t xml:space="preserve"> in load </w:t>
      </w:r>
      <w:del w:id="453" w:author="Hans de Waal" w:date="2017-10-27T16:28:00Z">
        <w:r w:rsidDel="00761A37">
          <w:tab/>
        </w:r>
      </w:del>
    </w:p>
    <w:p w:rsidR="00E049A4" w:rsidRDefault="00E049A4" w:rsidP="0006150C">
      <w:pPr>
        <w:pStyle w:val="ListParagraph"/>
        <w:numPr>
          <w:ilvl w:val="0"/>
          <w:numId w:val="13"/>
        </w:numPr>
      </w:pPr>
      <w:r>
        <w:t xml:space="preserve">General; Test whether the profile is adapted correctly </w:t>
      </w:r>
      <w:del w:id="454" w:author="Hans de Waal" w:date="2017-10-27T16:28:00Z">
        <w:r w:rsidDel="00761A37">
          <w:tab/>
        </w:r>
      </w:del>
    </w:p>
    <w:p w:rsidR="00E049A4" w:rsidRPr="00FB58D6" w:rsidRDefault="00E049A4" w:rsidP="0006150C">
      <w:pPr>
        <w:pStyle w:val="ListParagraph"/>
        <w:numPr>
          <w:ilvl w:val="0"/>
          <w:numId w:val="13"/>
        </w:numPr>
      </w:pPr>
      <w:r w:rsidRPr="00FB58D6">
        <w:t xml:space="preserve">General; ISSUE; Test A for </w:t>
      </w:r>
      <w:proofErr w:type="spellStart"/>
      <w:r w:rsidRPr="00FB58D6">
        <w:t>calculateGammaF</w:t>
      </w:r>
      <w:proofErr w:type="spellEnd"/>
      <w:r w:rsidRPr="00FB58D6">
        <w:t xml:space="preserve"> related to issue 44 </w:t>
      </w:r>
      <w:del w:id="455" w:author="Hans de Waal" w:date="2017-10-27T16:28:00Z">
        <w:r w:rsidRPr="00FB58D6" w:rsidDel="00761A37">
          <w:tab/>
        </w:r>
      </w:del>
    </w:p>
    <w:p w:rsidR="00E049A4" w:rsidRPr="00FB58D6" w:rsidRDefault="00E049A4" w:rsidP="0006150C">
      <w:pPr>
        <w:pStyle w:val="ListParagraph"/>
        <w:numPr>
          <w:ilvl w:val="0"/>
          <w:numId w:val="13"/>
        </w:numPr>
      </w:pPr>
      <w:r w:rsidRPr="00FB58D6">
        <w:t xml:space="preserve">General; ISSUE; Test B for </w:t>
      </w:r>
      <w:proofErr w:type="spellStart"/>
      <w:r w:rsidRPr="00FB58D6">
        <w:t>calculateGammaF</w:t>
      </w:r>
      <w:proofErr w:type="spellEnd"/>
      <w:r w:rsidRPr="00FB58D6">
        <w:t xml:space="preserve"> related to issue 44 </w:t>
      </w:r>
      <w:del w:id="456" w:author="Hans de Waal" w:date="2017-10-27T16:28:00Z">
        <w:r w:rsidRPr="00FB58D6" w:rsidDel="00761A37">
          <w:tab/>
        </w:r>
      </w:del>
    </w:p>
    <w:p w:rsidR="00E049A4" w:rsidRPr="00FB58D6" w:rsidRDefault="00E049A4" w:rsidP="0006150C">
      <w:pPr>
        <w:pStyle w:val="ListParagraph"/>
        <w:numPr>
          <w:ilvl w:val="0"/>
          <w:numId w:val="13"/>
        </w:numPr>
      </w:pPr>
      <w:r w:rsidRPr="00FB58D6">
        <w:t xml:space="preserve">General; ISSUE; Test for issue 45 </w:t>
      </w:r>
      <w:del w:id="457" w:author="Hans de Waal" w:date="2017-10-27T16:28:00Z">
        <w:r w:rsidRPr="00FB58D6" w:rsidDel="00761A37">
          <w:tab/>
        </w:r>
      </w:del>
    </w:p>
    <w:p w:rsidR="00E049A4" w:rsidRDefault="00E049A4" w:rsidP="00F80CF6"/>
    <w:p w:rsidR="00F80CF6" w:rsidRDefault="00F80CF6" w:rsidP="00F80CF6">
      <w:pPr>
        <w:pStyle w:val="Heading2"/>
      </w:pPr>
      <w:bookmarkStart w:id="458" w:name="_Ref496019184"/>
      <w:bookmarkStart w:id="459" w:name="_Toc496599855"/>
      <w:proofErr w:type="spellStart"/>
      <w:r>
        <w:t>Omkeervariant</w:t>
      </w:r>
      <w:proofErr w:type="spellEnd"/>
      <w:r>
        <w:t xml:space="preserve"> tests</w:t>
      </w:r>
      <w:bookmarkEnd w:id="458"/>
      <w:bookmarkEnd w:id="459"/>
    </w:p>
    <w:p w:rsidR="00F80CF6" w:rsidRDefault="00F80CF6" w:rsidP="00F80CF6"/>
    <w:p w:rsidR="0006150C" w:rsidRDefault="0006150C" w:rsidP="0006150C">
      <w:r>
        <w:t>The '</w:t>
      </w:r>
      <w:proofErr w:type="spellStart"/>
      <w:r>
        <w:t>omkeervariant</w:t>
      </w:r>
      <w:proofErr w:type="spellEnd"/>
      <w:r>
        <w:t xml:space="preserve">' test cluster </w:t>
      </w:r>
      <w:r w:rsidR="00056388">
        <w:t xml:space="preserve">focuses on the inverse of the basic computation. It </w:t>
      </w:r>
      <w:r>
        <w:t>contains the following tests:</w:t>
      </w:r>
    </w:p>
    <w:p w:rsidR="0006150C" w:rsidRDefault="0006150C" w:rsidP="0006150C"/>
    <w:p w:rsidR="00E049A4" w:rsidRDefault="00E049A4" w:rsidP="0006150C">
      <w:pPr>
        <w:numPr>
          <w:ilvl w:val="0"/>
          <w:numId w:val="13"/>
        </w:numPr>
      </w:pPr>
      <w:proofErr w:type="spellStart"/>
      <w:r>
        <w:t>OmkeerVariant</w:t>
      </w:r>
      <w:proofErr w:type="spellEnd"/>
      <w:r>
        <w:t xml:space="preserve">; inverse of </w:t>
      </w:r>
      <w:proofErr w:type="spellStart"/>
      <w:r>
        <w:t>overtoppingDllTest</w:t>
      </w:r>
      <w:proofErr w:type="spellEnd"/>
      <w:r>
        <w:t xml:space="preserve"> test </w:t>
      </w:r>
    </w:p>
    <w:p w:rsidR="00E049A4" w:rsidRDefault="00E049A4" w:rsidP="0006150C">
      <w:pPr>
        <w:numPr>
          <w:ilvl w:val="0"/>
          <w:numId w:val="13"/>
        </w:numPr>
      </w:pPr>
      <w:proofErr w:type="spellStart"/>
      <w:r>
        <w:t>OmkeerVariant</w:t>
      </w:r>
      <w:proofErr w:type="spellEnd"/>
      <w:r>
        <w:t xml:space="preserve">; high discharge </w:t>
      </w:r>
    </w:p>
    <w:p w:rsidR="00E049A4" w:rsidRDefault="00E049A4" w:rsidP="0006150C">
      <w:pPr>
        <w:numPr>
          <w:ilvl w:val="0"/>
          <w:numId w:val="13"/>
        </w:numPr>
      </w:pPr>
      <w:proofErr w:type="spellStart"/>
      <w:r>
        <w:t>OmkeerVariant</w:t>
      </w:r>
      <w:proofErr w:type="spellEnd"/>
      <w:r>
        <w:t xml:space="preserve">; expected </w:t>
      </w:r>
      <w:proofErr w:type="spellStart"/>
      <w:r>
        <w:t>dikeheight</w:t>
      </w:r>
      <w:proofErr w:type="spellEnd"/>
      <w:r>
        <w:t xml:space="preserve"> in profile </w:t>
      </w:r>
    </w:p>
    <w:p w:rsidR="00E049A4" w:rsidRDefault="00E049A4" w:rsidP="0006150C">
      <w:pPr>
        <w:numPr>
          <w:ilvl w:val="0"/>
          <w:numId w:val="13"/>
        </w:numPr>
      </w:pPr>
      <w:proofErr w:type="spellStart"/>
      <w:r>
        <w:t>OmkeerVariant</w:t>
      </w:r>
      <w:proofErr w:type="spellEnd"/>
      <w:r>
        <w:t xml:space="preserve">; with berm </w:t>
      </w:r>
    </w:p>
    <w:p w:rsidR="00E049A4" w:rsidRDefault="00E049A4" w:rsidP="0006150C">
      <w:pPr>
        <w:numPr>
          <w:ilvl w:val="0"/>
          <w:numId w:val="13"/>
        </w:numPr>
      </w:pPr>
      <w:proofErr w:type="spellStart"/>
      <w:r>
        <w:t>OmkeerVariant</w:t>
      </w:r>
      <w:proofErr w:type="spellEnd"/>
      <w:r>
        <w:t xml:space="preserve">; with berm and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berm and expected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1:15 berm and expected </w:t>
      </w:r>
      <w:proofErr w:type="spellStart"/>
      <w:r>
        <w:t>dikeheight</w:t>
      </w:r>
      <w:proofErr w:type="spellEnd"/>
      <w:r>
        <w:t xml:space="preserve"> halfway berm </w:t>
      </w:r>
    </w:p>
    <w:p w:rsidR="00E049A4" w:rsidRDefault="00E049A4" w:rsidP="0006150C">
      <w:pPr>
        <w:numPr>
          <w:ilvl w:val="0"/>
          <w:numId w:val="13"/>
        </w:numPr>
      </w:pPr>
      <w:proofErr w:type="spellStart"/>
      <w:r>
        <w:t>OmkeerVariant</w:t>
      </w:r>
      <w:proofErr w:type="spellEnd"/>
      <w:r>
        <w:t xml:space="preserve">; with a very small discharge </w:t>
      </w:r>
    </w:p>
    <w:p w:rsidR="00E049A4" w:rsidRDefault="00E049A4" w:rsidP="0006150C">
      <w:pPr>
        <w:numPr>
          <w:ilvl w:val="0"/>
          <w:numId w:val="13"/>
        </w:numPr>
      </w:pPr>
      <w:proofErr w:type="spellStart"/>
      <w:r>
        <w:t>OmkeerVariant</w:t>
      </w:r>
      <w:proofErr w:type="spellEnd"/>
      <w:r>
        <w:t xml:space="preserve">; with water level below toe </w:t>
      </w:r>
    </w:p>
    <w:p w:rsidR="00E049A4" w:rsidRDefault="00E049A4" w:rsidP="0006150C">
      <w:pPr>
        <w:numPr>
          <w:ilvl w:val="0"/>
          <w:numId w:val="13"/>
        </w:numPr>
      </w:pPr>
      <w:proofErr w:type="spellStart"/>
      <w:r>
        <w:t>OmkeerVariant</w:t>
      </w:r>
      <w:proofErr w:type="spellEnd"/>
      <w:r>
        <w:t xml:space="preserve">; with expected </w:t>
      </w:r>
      <w:proofErr w:type="spellStart"/>
      <w:r>
        <w:t>dikeheight</w:t>
      </w:r>
      <w:proofErr w:type="spellEnd"/>
      <w:r>
        <w:t xml:space="preserve"> halfway last slope segment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C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C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36: </w:t>
      </w:r>
      <w:proofErr w:type="spellStart"/>
      <w:r w:rsidRPr="00FB58D6">
        <w:t>wl</w:t>
      </w:r>
      <w:proofErr w:type="spellEnd"/>
      <w:r w:rsidRPr="00FB58D6">
        <w:t xml:space="preserve"> at toe; 1:4; long dike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36: </w:t>
      </w:r>
      <w:proofErr w:type="spellStart"/>
      <w:r w:rsidRPr="00FB58D6">
        <w:t>wl</w:t>
      </w:r>
      <w:proofErr w:type="spellEnd"/>
      <w:r w:rsidRPr="00FB58D6">
        <w:t xml:space="preserve"> at toe; 1:4; short dike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42: berm at </w:t>
      </w:r>
      <w:proofErr w:type="spellStart"/>
      <w:r w:rsidRPr="00FB58D6">
        <w:t>waterlevel</w:t>
      </w:r>
      <w:proofErr w:type="spellEnd"/>
      <w:r w:rsidRPr="00FB58D6">
        <w:t xml:space="preserve">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42: resulting </w:t>
      </w:r>
      <w:proofErr w:type="spellStart"/>
      <w:r w:rsidRPr="00FB58D6">
        <w:t>dikeheight</w:t>
      </w:r>
      <w:proofErr w:type="spellEnd"/>
      <w:r w:rsidRPr="00FB58D6">
        <w:t xml:space="preserve"> at end of berm</w:t>
      </w:r>
    </w:p>
    <w:p w:rsidR="00E049A4" w:rsidRDefault="00E049A4" w:rsidP="00F80CF6"/>
    <w:p w:rsidR="00F80CF6" w:rsidRDefault="00F80CF6" w:rsidP="00F80CF6">
      <w:pPr>
        <w:pStyle w:val="Heading2"/>
      </w:pPr>
      <w:bookmarkStart w:id="460" w:name="_Ref496019193"/>
      <w:bookmarkStart w:id="461" w:name="_Toc496599856"/>
      <w:r>
        <w:t>Java/FEWS interface tests</w:t>
      </w:r>
      <w:bookmarkEnd w:id="460"/>
      <w:bookmarkEnd w:id="461"/>
    </w:p>
    <w:p w:rsidR="00F80CF6" w:rsidRDefault="00F80CF6" w:rsidP="00F80CF6"/>
    <w:p w:rsidR="0006150C" w:rsidRDefault="0006150C" w:rsidP="0006150C">
      <w:r>
        <w:t xml:space="preserve">The 'Java/FEWS interface' test cluster </w:t>
      </w:r>
      <w:r w:rsidR="00056388">
        <w:t xml:space="preserve">consists of basic I/O tests for the data structure to be applied in case of calling the </w:t>
      </w:r>
      <w:proofErr w:type="spellStart"/>
      <w:r w:rsidR="00056388">
        <w:t>dll</w:t>
      </w:r>
      <w:proofErr w:type="spellEnd"/>
      <w:r w:rsidR="00056388">
        <w:t xml:space="preserve"> from a Java environment (like FEWS). It </w:t>
      </w:r>
      <w:r>
        <w:t>contains the following tests:</w:t>
      </w:r>
    </w:p>
    <w:p w:rsidR="0006150C" w:rsidRDefault="0006150C" w:rsidP="0006150C"/>
    <w:p w:rsidR="00E049A4" w:rsidRDefault="00E049A4" w:rsidP="00E049A4">
      <w:pPr>
        <w:numPr>
          <w:ilvl w:val="0"/>
          <w:numId w:val="13"/>
        </w:numPr>
      </w:pPr>
      <w:r>
        <w:t xml:space="preserve">Java/FEWS interface; Test validation (A) </w:t>
      </w:r>
      <w:del w:id="462" w:author="Hans de Waal" w:date="2017-10-27T16:28:00Z">
        <w:r w:rsidDel="00761A37">
          <w:tab/>
        </w:r>
      </w:del>
    </w:p>
    <w:p w:rsidR="00E049A4" w:rsidRDefault="00E049A4" w:rsidP="0006150C">
      <w:pPr>
        <w:pStyle w:val="ListBullet2"/>
      </w:pPr>
      <w:r>
        <w:t>test validation of input (geometry not correct)</w:t>
      </w:r>
    </w:p>
    <w:p w:rsidR="00E049A4" w:rsidRDefault="00E049A4" w:rsidP="0006150C">
      <w:pPr>
        <w:pStyle w:val="ListBullet2"/>
      </w:pPr>
      <w:r>
        <w:t>test validation of input (</w:t>
      </w:r>
      <w:proofErr w:type="spellStart"/>
      <w:r>
        <w:t>modelfactor</w:t>
      </w:r>
      <w:proofErr w:type="spellEnd"/>
      <w:r>
        <w:t xml:space="preserve"> m_z2 &lt; 0)</w:t>
      </w:r>
    </w:p>
    <w:p w:rsidR="00E049A4" w:rsidRDefault="00E049A4" w:rsidP="0006150C">
      <w:pPr>
        <w:pStyle w:val="ListBullet2"/>
      </w:pPr>
      <w:r>
        <w:t>test validation of input (</w:t>
      </w:r>
      <w:proofErr w:type="spellStart"/>
      <w:r>
        <w:t>modelfactor</w:t>
      </w:r>
      <w:proofErr w:type="spellEnd"/>
      <w:r>
        <w:t xml:space="preserve"> foreshore &lt; 0.3)</w:t>
      </w:r>
    </w:p>
    <w:p w:rsidR="00E049A4" w:rsidRDefault="00E049A4" w:rsidP="00E049A4">
      <w:pPr>
        <w:numPr>
          <w:ilvl w:val="0"/>
          <w:numId w:val="13"/>
        </w:numPr>
      </w:pPr>
      <w:r>
        <w:t xml:space="preserve">Java/FEWS interface; Test validation (B) </w:t>
      </w:r>
      <w:del w:id="463" w:author="Hans de Waal" w:date="2017-10-27T16:28:00Z">
        <w:r w:rsidDel="00761A37">
          <w:tab/>
        </w:r>
      </w:del>
    </w:p>
    <w:p w:rsidR="00E049A4" w:rsidRDefault="00E049A4" w:rsidP="00E049A4">
      <w:pPr>
        <w:numPr>
          <w:ilvl w:val="0"/>
          <w:numId w:val="13"/>
        </w:numPr>
      </w:pPr>
      <w:r>
        <w:t xml:space="preserve">Java/FEWS interface; Test </w:t>
      </w:r>
      <w:proofErr w:type="spellStart"/>
      <w:r>
        <w:t>CalculateQoJ</w:t>
      </w:r>
      <w:proofErr w:type="spellEnd"/>
      <w:r>
        <w:t xml:space="preserve"> </w:t>
      </w:r>
      <w:del w:id="464" w:author="Hans de Waal" w:date="2017-10-27T16:28:00Z">
        <w:r w:rsidDel="00761A37">
          <w:tab/>
        </w:r>
      </w:del>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E049A4">
      <w:pPr>
        <w:numPr>
          <w:ilvl w:val="0"/>
          <w:numId w:val="13"/>
        </w:numPr>
      </w:pPr>
      <w:r>
        <w:t xml:space="preserve">Java/FEWS interface; Test </w:t>
      </w:r>
      <w:proofErr w:type="spellStart"/>
      <w:r>
        <w:t>omkeerVariantJ</w:t>
      </w:r>
      <w:proofErr w:type="spellEnd"/>
      <w:r>
        <w:t xml:space="preserve"> </w:t>
      </w:r>
      <w:del w:id="465" w:author="Hans de Waal" w:date="2017-10-27T16:28:00Z">
        <w:r w:rsidDel="00761A37">
          <w:tab/>
        </w:r>
      </w:del>
    </w:p>
    <w:p w:rsidR="00E049A4" w:rsidRDefault="00E049A4" w:rsidP="00F80CF6"/>
    <w:p w:rsidR="00F80CF6" w:rsidRDefault="00056388" w:rsidP="00F80CF6">
      <w:pPr>
        <w:pStyle w:val="Heading2"/>
      </w:pPr>
      <w:bookmarkStart w:id="466" w:name="_Ref496019218"/>
      <w:bookmarkStart w:id="467" w:name="_Toc496599857"/>
      <w:r>
        <w:t>Unit</w:t>
      </w:r>
      <w:r w:rsidR="00F80CF6">
        <w:t xml:space="preserve"> tests</w:t>
      </w:r>
      <w:bookmarkEnd w:id="466"/>
      <w:bookmarkEnd w:id="467"/>
    </w:p>
    <w:p w:rsidR="0006150C" w:rsidRDefault="0006150C" w:rsidP="00F80CF6"/>
    <w:p w:rsidR="00056388" w:rsidRDefault="00056388" w:rsidP="00F80CF6">
      <w:r>
        <w:t xml:space="preserve">The unit test cluster consists of tests </w:t>
      </w:r>
      <w:r w:rsidRPr="00D12EF4">
        <w:t>on specific low level kernel functions</w:t>
      </w:r>
      <w:r>
        <w:t xml:space="preserve">. </w:t>
      </w:r>
      <w:r w:rsidR="00A00D96">
        <w:t>At present i</w:t>
      </w:r>
      <w:r>
        <w:t>t contains the following tests:</w:t>
      </w:r>
    </w:p>
    <w:p w:rsidR="00056388" w:rsidRDefault="00056388" w:rsidP="00F80CF6"/>
    <w:p w:rsidR="00E049A4"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(tiny waves) </w:t>
      </w:r>
    </w:p>
    <w:p w:rsidR="00F80CF6" w:rsidRPr="00F80CF6"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(normal waves)</w:t>
      </w:r>
    </w:p>
    <w:p w:rsidR="00E56AE4" w:rsidRDefault="00E56AE4" w:rsidP="009E3CFF">
      <w:pPr>
        <w:spacing w:line="240" w:lineRule="auto"/>
        <w:jc w:val="left"/>
        <w:sectPr w:rsidR="00E56AE4" w:rsidSect="00255B9B">
          <w:type w:val="oddPage"/>
          <w:pgSz w:w="11906" w:h="16838" w:code="9"/>
          <w:pgMar w:top="2552" w:right="1094" w:bottom="1077" w:left="2098" w:header="822" w:footer="199" w:gutter="0"/>
          <w:paperSrc w:first="1" w:other="1"/>
          <w:cols w:space="708"/>
          <w:docGrid w:linePitch="360"/>
        </w:sectPr>
      </w:pPr>
    </w:p>
    <w:p w:rsidR="007E7957" w:rsidRDefault="00E56AE4" w:rsidP="009E3CFF">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468"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begin"/>
      </w:r>
      <w:r w:rsidRPr="00CD7FF2">
        <w:rPr>
          <w:rStyle w:val="Hidden"/>
        </w:rPr>
        <w:instrText xml:space="preserve"> SEQ MTSec \h \* MERGEFORMAT </w:instrText>
      </w:r>
      <w:del w:id="469"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end"/>
      </w:r>
      <w:bookmarkStart w:id="470" w:name="_Toc496599858"/>
      <w:bookmarkStart w:id="471" w:name="_Ref496600031"/>
      <w:r w:rsidR="00A00D96" w:rsidRPr="005B5896">
        <w:t>Recommendations</w:t>
      </w:r>
      <w:bookmarkEnd w:id="470"/>
      <w:bookmarkEnd w:id="471"/>
    </w:p>
    <w:p w:rsidR="00A00D96" w:rsidRDefault="0055483A" w:rsidP="00194E97">
      <w:r w:rsidRPr="005B5896">
        <w:t>The t</w:t>
      </w:r>
      <w:r w:rsidR="00B964DE" w:rsidRPr="005B5896">
        <w:t xml:space="preserve">est series </w:t>
      </w:r>
      <w:r w:rsidRPr="005B5896">
        <w:t xml:space="preserve">described in the earlier chapters is quite extensive and is very useful for testing the wave overtopping kernel. </w:t>
      </w:r>
      <w:r w:rsidR="00AC4340" w:rsidRPr="005B5896">
        <w:t>However</w:t>
      </w:r>
      <w:r w:rsidR="002618F2" w:rsidRPr="005B5896">
        <w:t>,</w:t>
      </w:r>
      <w:r w:rsidR="00FC2551" w:rsidRPr="005B5896">
        <w:t xml:space="preserve"> there are </w:t>
      </w:r>
      <w:r w:rsidRPr="005B5896">
        <w:t xml:space="preserve">also </w:t>
      </w:r>
      <w:r w:rsidR="00A00D96">
        <w:t xml:space="preserve">still </w:t>
      </w:r>
      <w:r w:rsidR="00FC2551" w:rsidRPr="005B5896">
        <w:t xml:space="preserve">some </w:t>
      </w:r>
      <w:r w:rsidR="00A00D96">
        <w:t>opportunities for further improvement. These are pointed out below.</w:t>
      </w:r>
    </w:p>
    <w:p w:rsidR="00A00D96" w:rsidRDefault="00A00D96" w:rsidP="00194E97"/>
    <w:p w:rsidR="00761A37" w:rsidRPr="00A00D96" w:rsidRDefault="00761A37" w:rsidP="00761A37">
      <w:moveToRangeStart w:id="472" w:author="Hans de Waal" w:date="2017-10-27T16:19:00Z" w:name="move496884490"/>
      <w:moveTo w:id="473" w:author="Hans de Waal" w:date="2017-10-27T16:19:00Z">
        <w:r w:rsidRPr="005B5896">
          <w:t xml:space="preserve">It is recommended to </w:t>
        </w:r>
        <w:r>
          <w:t>extend the test environment with a tool to determine the code coverage.</w:t>
        </w:r>
      </w:moveTo>
    </w:p>
    <w:p w:rsidR="00761A37" w:rsidRDefault="00761A37" w:rsidP="00761A37"/>
    <w:moveToRangeEnd w:id="472"/>
    <w:p w:rsidR="00A00D96" w:rsidRDefault="006747F3" w:rsidP="00A00D96">
      <w:r>
        <w:t xml:space="preserve">The present test procedure almost entirely consists of </w:t>
      </w:r>
      <w:ins w:id="474" w:author="Hans de Waal" w:date="2017-10-27T16:04:00Z">
        <w:r w:rsidR="00682E97">
          <w:t xml:space="preserve">system tests and high level </w:t>
        </w:r>
      </w:ins>
      <w:r>
        <w:t xml:space="preserve">integration tests. </w:t>
      </w:r>
      <w:r w:rsidR="00A00D96" w:rsidRPr="005B5896">
        <w:t xml:space="preserve">It is recommended to </w:t>
      </w:r>
      <w:r w:rsidR="00A00D96">
        <w:t>add more unit tests</w:t>
      </w:r>
      <w:ins w:id="475" w:author="Hans de Waal" w:date="2017-10-27T16:18:00Z">
        <w:r w:rsidR="00761A37">
          <w:t xml:space="preserve"> and lower level integration tests</w:t>
        </w:r>
      </w:ins>
      <w:ins w:id="476" w:author="Hans de Waal" w:date="2017-10-27T16:19:00Z">
        <w:r w:rsidR="00761A37">
          <w:t xml:space="preserve">, especially </w:t>
        </w:r>
      </w:ins>
      <w:ins w:id="477" w:author="Hans de Waal" w:date="2017-10-27T16:20:00Z">
        <w:r w:rsidR="00761A37">
          <w:t xml:space="preserve">for parts of the code that </w:t>
        </w:r>
      </w:ins>
      <w:ins w:id="478" w:author="Hans de Waal" w:date="2017-10-27T16:21:00Z">
        <w:r w:rsidR="00761A37">
          <w:t>may appear not to be covered by the test procedure yet</w:t>
        </w:r>
      </w:ins>
      <w:r>
        <w:t>.</w:t>
      </w:r>
    </w:p>
    <w:p w:rsidR="00A00D96" w:rsidRDefault="00A00D96" w:rsidP="00A00D96"/>
    <w:p w:rsidR="00A00D96" w:rsidRPr="00A00D96" w:rsidDel="00761A37" w:rsidRDefault="00A00D96" w:rsidP="00A00D96">
      <w:moveFromRangeStart w:id="479" w:author="Hans de Waal" w:date="2017-10-27T16:19:00Z" w:name="move496884490"/>
      <w:moveFrom w:id="480" w:author="Hans de Waal" w:date="2017-10-27T16:19:00Z">
        <w:r w:rsidRPr="005B5896" w:rsidDel="00761A37">
          <w:t xml:space="preserve">It is recommended to </w:t>
        </w:r>
        <w:r w:rsidDel="00761A37">
          <w:t>extend the test environment with a tool to determine the code coverage.</w:t>
        </w:r>
      </w:moveFrom>
    </w:p>
    <w:p w:rsidR="00A00D96" w:rsidDel="00761A37" w:rsidRDefault="00A00D96" w:rsidP="00194E97"/>
    <w:moveFromRangeEnd w:id="479"/>
    <w:p w:rsidR="00252B70" w:rsidRPr="005B5896" w:rsidRDefault="007768F3" w:rsidP="00194E97">
      <w:r w:rsidRPr="005B5896">
        <w:t xml:space="preserve">It is recommended to redesign the </w:t>
      </w:r>
      <w:proofErr w:type="gramStart"/>
      <w:r w:rsidRPr="005B5896">
        <w:t>i/o</w:t>
      </w:r>
      <w:proofErr w:type="gramEnd"/>
      <w:r w:rsidRPr="005B5896">
        <w:t xml:space="preserve"> definition and code of the </w:t>
      </w:r>
      <w:r w:rsidR="008B4162">
        <w:t>trend</w:t>
      </w:r>
      <w:r w:rsidR="005B5896">
        <w:t xml:space="preserve"> tests</w:t>
      </w:r>
      <w:r w:rsidR="00C73C7F" w:rsidRPr="005B5896">
        <w:t>, since the present procedure shows the following drawbacks</w:t>
      </w:r>
      <w:r w:rsidR="00252B70" w:rsidRPr="005B5896">
        <w:t>:</w:t>
      </w:r>
    </w:p>
    <w:p w:rsidR="00ED6A3C" w:rsidRPr="005B5896" w:rsidRDefault="00252B70" w:rsidP="00ED6A3C">
      <w:pPr>
        <w:numPr>
          <w:ilvl w:val="0"/>
          <w:numId w:val="13"/>
        </w:numPr>
      </w:pPr>
      <w:r w:rsidRPr="005B5896">
        <w:t xml:space="preserve">The input of the test series is partly defined in </w:t>
      </w:r>
      <w:proofErr w:type="spellStart"/>
      <w:proofErr w:type="gramStart"/>
      <w:r w:rsidRPr="005B5896">
        <w:t>ascii</w:t>
      </w:r>
      <w:proofErr w:type="spellEnd"/>
      <w:proofErr w:type="gramEnd"/>
      <w:r w:rsidRPr="005B5896">
        <w:t xml:space="preserve"> files and partly hard-coded in the test program, wh</w:t>
      </w:r>
      <w:r w:rsidR="00C73C7F" w:rsidRPr="005B5896">
        <w:t>ereas</w:t>
      </w:r>
      <w:r w:rsidRPr="005B5896">
        <w:t xml:space="preserve"> there is some interdependency.</w:t>
      </w:r>
    </w:p>
    <w:p w:rsidR="007768F3" w:rsidRPr="005B5896" w:rsidRDefault="00252B70" w:rsidP="00ED6A3C">
      <w:pPr>
        <w:numPr>
          <w:ilvl w:val="0"/>
          <w:numId w:val="13"/>
        </w:numPr>
      </w:pPr>
      <w:r w:rsidRPr="005B5896">
        <w:t>The current numbering of series and corresponding naming of output files show variation over the cross sections</w:t>
      </w:r>
      <w:r w:rsidR="00ED6A3C" w:rsidRPr="005B5896">
        <w:t>, see</w:t>
      </w:r>
      <w:r w:rsidR="003B44FD" w:rsidRPr="005B5896">
        <w:t xml:space="preserve"> Appendix </w:t>
      </w:r>
      <w:r w:rsidR="003B44FD" w:rsidRPr="005B5896">
        <w:fldChar w:fldCharType="begin"/>
      </w:r>
      <w:r w:rsidR="003B44FD" w:rsidRPr="005B5896">
        <w:instrText xml:space="preserve"> REF _Ref431290682 \n </w:instrText>
      </w:r>
      <w:r w:rsidR="00675438" w:rsidRPr="005B5896">
        <w:instrText xml:space="preserve"> \* MERGEFORMAT </w:instrText>
      </w:r>
      <w:r w:rsidR="003B44FD" w:rsidRPr="005B5896">
        <w:fldChar w:fldCharType="separate"/>
      </w:r>
      <w:r w:rsidR="00761A37">
        <w:t>A</w:t>
      </w:r>
      <w:r w:rsidR="003B44FD" w:rsidRPr="005B5896">
        <w:fldChar w:fldCharType="end"/>
      </w:r>
      <w:r w:rsidRPr="005B5896">
        <w:t>.</w:t>
      </w:r>
    </w:p>
    <w:p w:rsidR="00252B70" w:rsidRPr="005B5896" w:rsidRDefault="00252B70" w:rsidP="00194E97">
      <w:pPr>
        <w:numPr>
          <w:ilvl w:val="0"/>
          <w:numId w:val="13"/>
        </w:numPr>
      </w:pPr>
      <w:r w:rsidRPr="005B5896">
        <w:t xml:space="preserve">The </w:t>
      </w:r>
      <w:r w:rsidR="00B92A34" w:rsidRPr="005B5896">
        <w:t>parameters</w:t>
      </w:r>
      <w:r w:rsidRPr="005B5896">
        <w:t xml:space="preserve"> and layout of the current output files show variation over the varied parameters.</w:t>
      </w:r>
    </w:p>
    <w:p w:rsidR="00C73C7F" w:rsidRPr="005B5896" w:rsidRDefault="00C73C7F" w:rsidP="00C73C7F">
      <w:pPr>
        <w:numPr>
          <w:ilvl w:val="0"/>
          <w:numId w:val="13"/>
        </w:numPr>
      </w:pPr>
      <w:r w:rsidRPr="005B5896">
        <w:t>The code of the test program is quite extensive.</w:t>
      </w:r>
    </w:p>
    <w:p w:rsidR="005D2069" w:rsidRDefault="005D2069" w:rsidP="00194E97"/>
    <w:p w:rsidR="00D07FBF" w:rsidRDefault="006747F3" w:rsidP="00D07FBF">
      <w:r>
        <w:t xml:space="preserve">It is recommended to further analyse the remaining disagreements between reference trend results and expected trend results, in order to assess whether the disagreement is caused by </w:t>
      </w:r>
      <w:del w:id="481" w:author="Hans de Waal" w:date="2017-10-27T14:27:00Z">
        <w:r w:rsidDel="005676BD">
          <w:delText>an error</w:delText>
        </w:r>
      </w:del>
      <w:ins w:id="482" w:author="Hans de Waal" w:date="2017-10-27T14:27:00Z">
        <w:r w:rsidR="005676BD">
          <w:t>a flaw</w:t>
        </w:r>
      </w:ins>
      <w:r>
        <w:t xml:space="preserve"> in the design or an error in the implementation.</w:t>
      </w:r>
    </w:p>
    <w:p w:rsidR="006747F3" w:rsidRDefault="006747F3" w:rsidP="00D07FBF"/>
    <w:p w:rsidR="006747F3" w:rsidRDefault="006747F3" w:rsidP="00D07FBF">
      <w:pPr>
        <w:sectPr w:rsidR="006747F3" w:rsidSect="00255B9B">
          <w:type w:val="oddPage"/>
          <w:pgSz w:w="11906" w:h="16838" w:code="9"/>
          <w:pgMar w:top="2552" w:right="1094" w:bottom="1077" w:left="2098" w:header="822" w:footer="199" w:gutter="0"/>
          <w:paperSrc w:first="1" w:other="1"/>
          <w:cols w:space="708"/>
          <w:docGrid w:linePitch="360"/>
        </w:sectPr>
      </w:pPr>
    </w:p>
    <w:p w:rsidR="00D07FBF" w:rsidRDefault="00D07FBF" w:rsidP="00D07FBF">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483"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begin"/>
      </w:r>
      <w:r w:rsidRPr="00CD7FF2">
        <w:rPr>
          <w:rStyle w:val="Hidden"/>
        </w:rPr>
        <w:instrText xml:space="preserve"> SEQ MTSec \h \* MERGEFORMAT </w:instrText>
      </w:r>
      <w:del w:id="484" w:author="Hans de Waal" w:date="2017-10-27T15:40:00Z">
        <w:r w:rsidR="00AE596F" w:rsidDel="00AE596F">
          <w:rPr>
            <w:rStyle w:val="Hidden"/>
          </w:rPr>
          <w:fldChar w:fldCharType="separate"/>
        </w:r>
      </w:del>
      <w:r w:rsidRPr="00CD7FF2">
        <w:rPr>
          <w:rStyle w:val="Hidden"/>
        </w:rPr>
        <w:fldChar w:fldCharType="end"/>
      </w:r>
      <w:r w:rsidRPr="00CD7FF2">
        <w:rPr>
          <w:rStyle w:val="Hidden"/>
        </w:rPr>
        <w:fldChar w:fldCharType="end"/>
      </w:r>
      <w:bookmarkStart w:id="485" w:name="_Toc496599859"/>
      <w:r>
        <w:t>References</w:t>
      </w:r>
      <w:bookmarkEnd w:id="485"/>
    </w:p>
    <w:p w:rsidR="00D07FBF" w:rsidRDefault="00D07FBF" w:rsidP="00D07FBF">
      <w:pPr>
        <w:ind w:left="709" w:hanging="709"/>
      </w:pPr>
      <w:r w:rsidRPr="00D07FBF">
        <w:rPr>
          <w:lang w:val="nl-NL"/>
        </w:rPr>
        <w:t xml:space="preserve">Waal, J.P. de, 2015. Wave </w:t>
      </w:r>
      <w:proofErr w:type="spellStart"/>
      <w:r w:rsidRPr="00D07FBF">
        <w:rPr>
          <w:lang w:val="nl-NL"/>
        </w:rPr>
        <w:t>overtopping</w:t>
      </w:r>
      <w:proofErr w:type="spellEnd"/>
      <w:r w:rsidRPr="00D07FBF">
        <w:rPr>
          <w:lang w:val="nl-NL"/>
        </w:rPr>
        <w:t xml:space="preserve"> at </w:t>
      </w:r>
      <w:proofErr w:type="spellStart"/>
      <w:r w:rsidRPr="00D07FBF">
        <w:rPr>
          <w:lang w:val="nl-NL"/>
        </w:rPr>
        <w:t>dikes</w:t>
      </w:r>
      <w:proofErr w:type="spellEnd"/>
      <w:r w:rsidRPr="00D07FBF">
        <w:rPr>
          <w:lang w:val="nl-NL"/>
        </w:rPr>
        <w:t xml:space="preserve"> </w:t>
      </w:r>
      <w:proofErr w:type="spellStart"/>
      <w:r w:rsidRPr="00D07FBF">
        <w:rPr>
          <w:lang w:val="nl-NL"/>
        </w:rPr>
        <w:t>kernel</w:t>
      </w:r>
      <w:proofErr w:type="spellEnd"/>
      <w:r w:rsidRPr="00D07FBF">
        <w:rPr>
          <w:lang w:val="nl-NL"/>
        </w:rPr>
        <w:t xml:space="preserve">. </w:t>
      </w:r>
      <w:proofErr w:type="gramStart"/>
      <w:r>
        <w:t>Functional design.</w:t>
      </w:r>
      <w:proofErr w:type="gramEnd"/>
      <w:r>
        <w:t xml:space="preserve"> Deltares report </w:t>
      </w:r>
      <w:r w:rsidR="008217AD">
        <w:t>1220043-002</w:t>
      </w:r>
      <w:r>
        <w:t xml:space="preserve">, </w:t>
      </w:r>
      <w:proofErr w:type="spellStart"/>
      <w:proofErr w:type="gramStart"/>
      <w:r w:rsidR="008217AD">
        <w:t>september</w:t>
      </w:r>
      <w:proofErr w:type="spellEnd"/>
      <w:proofErr w:type="gramEnd"/>
      <w:r>
        <w:t xml:space="preserve"> 2015.</w:t>
      </w:r>
    </w:p>
    <w:p w:rsidR="00D07FBF" w:rsidRPr="00D07FBF" w:rsidRDefault="00D07FBF" w:rsidP="00D07FBF"/>
    <w:p w:rsidR="00D07FBF" w:rsidRDefault="00D07FBF" w:rsidP="00D07FBF"/>
    <w:p w:rsidR="00FB0AA8" w:rsidRDefault="00FB0AA8" w:rsidP="00D07FBF">
      <w:pPr>
        <w:sectPr w:rsidR="00FB0AA8" w:rsidSect="00255B9B">
          <w:type w:val="oddPage"/>
          <w:pgSz w:w="11906" w:h="16838" w:code="9"/>
          <w:pgMar w:top="2552" w:right="1094" w:bottom="1077" w:left="2098" w:header="822" w:footer="199" w:gutter="0"/>
          <w:paperSrc w:first="1" w:other="1"/>
          <w:cols w:space="708"/>
          <w:docGrid w:linePitch="360"/>
        </w:sectPr>
      </w:pPr>
    </w:p>
    <w:bookmarkStart w:id="486" w:name="bmApp1"/>
    <w:bookmarkEnd w:id="486"/>
    <w:p w:rsidR="00D07FBF" w:rsidRDefault="00FB0AA8" w:rsidP="00FB0AA8">
      <w:pPr>
        <w:pStyle w:val="Heading6"/>
      </w:pPr>
      <w:r w:rsidRPr="007F4FA3">
        <w:rPr>
          <w:rStyle w:val="Hidden"/>
        </w:rPr>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del w:id="487" w:author="Hans de Waal" w:date="2017-10-27T15:40:00Z">
        <w:r w:rsidR="00AE596F" w:rsidDel="00AE596F">
          <w:rPr>
            <w:rStyle w:val="Hidden"/>
          </w:rPr>
          <w:fldChar w:fldCharType="separate"/>
        </w:r>
      </w:del>
      <w:r w:rsidRPr="007F4FA3">
        <w:rPr>
          <w:rStyle w:val="Hidden"/>
        </w:rPr>
        <w:fldChar w:fldCharType="end"/>
      </w:r>
      <w:r w:rsidRPr="007F4FA3">
        <w:rPr>
          <w:rStyle w:val="Hidden"/>
        </w:rPr>
        <w:fldChar w:fldCharType="begin"/>
      </w:r>
      <w:r w:rsidRPr="007F4FA3">
        <w:rPr>
          <w:rStyle w:val="Hidden"/>
        </w:rPr>
        <w:instrText xml:space="preserve"> SEQ MTSec \r 1 \h \* MERGEFORMAT </w:instrText>
      </w:r>
      <w:del w:id="488" w:author="Hans de Waal" w:date="2017-10-27T15:40:00Z">
        <w:r w:rsidR="00AE596F" w:rsidDel="00AE596F">
          <w:rPr>
            <w:rStyle w:val="Hidden"/>
          </w:rPr>
          <w:fldChar w:fldCharType="separate"/>
        </w:r>
      </w:del>
      <w:r w:rsidRPr="007F4FA3">
        <w:rPr>
          <w:rStyle w:val="Hidden"/>
        </w:rPr>
        <w:fldChar w:fldCharType="end"/>
      </w:r>
      <w:r w:rsidRPr="007F4FA3">
        <w:rPr>
          <w:rStyle w:val="Hidden"/>
        </w:rPr>
        <w:fldChar w:fldCharType="end"/>
      </w:r>
      <w:bookmarkStart w:id="489" w:name="_Ref431290682"/>
      <w:bookmarkStart w:id="490" w:name="_Toc496599770"/>
      <w:r>
        <w:t xml:space="preserve">Overview of </w:t>
      </w:r>
      <w:r w:rsidR="00191CFD">
        <w:t xml:space="preserve">Trend </w:t>
      </w:r>
      <w:r>
        <w:t>test series</w:t>
      </w:r>
      <w:bookmarkEnd w:id="489"/>
      <w:bookmarkEnd w:id="490"/>
    </w:p>
    <w:tbl>
      <w:tblPr>
        <w:tblStyle w:val="dTable"/>
        <w:tblW w:w="0" w:type="auto"/>
        <w:tblLayout w:type="fixed"/>
        <w:tblLook w:val="04A0" w:firstRow="1" w:lastRow="0" w:firstColumn="1" w:lastColumn="0" w:noHBand="0" w:noVBand="1"/>
      </w:tblPr>
      <w:tblGrid>
        <w:gridCol w:w="477"/>
        <w:gridCol w:w="431"/>
        <w:gridCol w:w="431"/>
        <w:gridCol w:w="670"/>
        <w:gridCol w:w="670"/>
        <w:gridCol w:w="670"/>
        <w:gridCol w:w="431"/>
        <w:gridCol w:w="431"/>
        <w:gridCol w:w="661"/>
        <w:gridCol w:w="339"/>
        <w:gridCol w:w="3719"/>
      </w:tblGrid>
      <w:tr w:rsidR="00203A9D" w:rsidRPr="00B22365" w:rsidTr="00203A9D">
        <w:trPr>
          <w:cnfStyle w:val="100000000000" w:firstRow="1" w:lastRow="0" w:firstColumn="0" w:lastColumn="0" w:oddVBand="0" w:evenVBand="0" w:oddHBand="0" w:evenHBand="0" w:firstRowFirstColumn="0" w:firstRowLastColumn="0" w:lastRowFirstColumn="0" w:lastRowLastColumn="0"/>
          <w:cantSplit/>
          <w:trHeight w:hRule="exact" w:val="242"/>
        </w:trPr>
        <w:tc>
          <w:tcPr>
            <w:tcW w:w="4211" w:type="dxa"/>
            <w:gridSpan w:val="8"/>
            <w:tcBorders>
              <w:top w:val="doub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cross section</w:t>
            </w:r>
          </w:p>
        </w:tc>
        <w:tc>
          <w:tcPr>
            <w:tcW w:w="661" w:type="dxa"/>
            <w:vMerge w:val="restart"/>
            <w:tcBorders>
              <w:top w:val="double" w:sz="4" w:space="0" w:color="auto"/>
            </w:tcBorders>
            <w:shd w:val="pct15" w:color="auto" w:fill="auto"/>
            <w:noWrap/>
          </w:tcPr>
          <w:p w:rsidR="00203A9D" w:rsidRPr="00B22365" w:rsidRDefault="00203A9D" w:rsidP="00FB0AA8">
            <w:pPr>
              <w:jc w:val="center"/>
              <w:rPr>
                <w:sz w:val="16"/>
              </w:rPr>
            </w:pPr>
            <w:r w:rsidRPr="00B22365">
              <w:rPr>
                <w:sz w:val="16"/>
              </w:rPr>
              <w:t>Angle</w:t>
            </w:r>
          </w:p>
        </w:tc>
        <w:tc>
          <w:tcPr>
            <w:tcW w:w="4058" w:type="dxa"/>
            <w:gridSpan w:val="2"/>
            <w:vMerge w:val="restart"/>
            <w:tcBorders>
              <w:top w:val="double" w:sz="4" w:space="0" w:color="auto"/>
            </w:tcBorders>
            <w:shd w:val="pct15" w:color="auto" w:fill="auto"/>
          </w:tcPr>
          <w:p w:rsidR="00203A9D" w:rsidRPr="00B22365" w:rsidRDefault="00203A9D" w:rsidP="00FB0AA8">
            <w:pPr>
              <w:rPr>
                <w:sz w:val="16"/>
              </w:rPr>
            </w:pPr>
            <w:r w:rsidRPr="00B22365">
              <w:rPr>
                <w:sz w:val="16"/>
              </w:rPr>
              <w:t>Variation</w:t>
            </w:r>
          </w:p>
        </w:tc>
      </w:tr>
      <w:tr w:rsidR="00203A9D" w:rsidRPr="00B22365" w:rsidTr="00203A9D">
        <w:trPr>
          <w:cantSplit/>
          <w:trHeight w:hRule="exact" w:val="242"/>
        </w:trPr>
        <w:tc>
          <w:tcPr>
            <w:tcW w:w="477"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1</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2</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3</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4</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5</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6</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7</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8</w:t>
            </w:r>
          </w:p>
        </w:tc>
        <w:tc>
          <w:tcPr>
            <w:tcW w:w="661" w:type="dxa"/>
            <w:vMerge/>
            <w:tcBorders>
              <w:bottom w:val="single" w:sz="4" w:space="0" w:color="auto"/>
            </w:tcBorders>
            <w:shd w:val="pct15" w:color="auto" w:fill="auto"/>
            <w:noWrap/>
            <w:hideMark/>
          </w:tcPr>
          <w:p w:rsidR="00203A9D" w:rsidRPr="00B22365" w:rsidRDefault="00203A9D" w:rsidP="00FB0AA8">
            <w:pPr>
              <w:jc w:val="center"/>
              <w:rPr>
                <w:sz w:val="16"/>
              </w:rPr>
            </w:pPr>
          </w:p>
        </w:tc>
        <w:tc>
          <w:tcPr>
            <w:tcW w:w="4058" w:type="dxa"/>
            <w:gridSpan w:val="2"/>
            <w:vMerge/>
            <w:tcBorders>
              <w:bottom w:val="single" w:sz="4" w:space="0" w:color="auto"/>
            </w:tcBorders>
            <w:shd w:val="pct15" w:color="auto" w:fill="auto"/>
          </w:tcPr>
          <w:p w:rsidR="00203A9D" w:rsidRPr="00B22365" w:rsidRDefault="00203A9D" w:rsidP="00FB0AA8">
            <w:pPr>
              <w:rPr>
                <w:sz w:val="16"/>
              </w:rPr>
            </w:pPr>
          </w:p>
        </w:tc>
      </w:tr>
      <w:tr w:rsidR="002A2FDA" w:rsidRPr="00B22365" w:rsidTr="00D60AD3">
        <w:trPr>
          <w:cantSplit/>
          <w:trHeight w:hRule="exact" w:val="242"/>
        </w:trPr>
        <w:tc>
          <w:tcPr>
            <w:tcW w:w="477" w:type="dxa"/>
            <w:tcBorders>
              <w:top w:val="single" w:sz="4" w:space="0" w:color="auto"/>
            </w:tcBorders>
            <w:noWrap/>
            <w:hideMark/>
          </w:tcPr>
          <w:p w:rsidR="002A2FDA" w:rsidRPr="00BB7814" w:rsidRDefault="002A2FDA" w:rsidP="00D60AD3">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61" w:type="dxa"/>
            <w:tcBorders>
              <w:top w:val="single" w:sz="4" w:space="0" w:color="auto"/>
            </w:tcBorders>
            <w:noWrap/>
            <w:hideMark/>
          </w:tcPr>
          <w:p w:rsidR="002A2FDA" w:rsidRPr="00B22365" w:rsidRDefault="002A2FDA" w:rsidP="00FB0AA8">
            <w:pPr>
              <w:jc w:val="center"/>
              <w:rPr>
                <w:sz w:val="16"/>
              </w:rPr>
            </w:pPr>
            <w:r w:rsidRPr="00B22365">
              <w:rPr>
                <w:sz w:val="16"/>
              </w:rPr>
              <w:t>0</w:t>
            </w:r>
          </w:p>
        </w:tc>
        <w:tc>
          <w:tcPr>
            <w:tcW w:w="339" w:type="dxa"/>
            <w:vMerge w:val="restart"/>
            <w:tcBorders>
              <w:top w:val="single" w:sz="4" w:space="0" w:color="auto"/>
            </w:tcBorders>
            <w:textDirection w:val="btLr"/>
            <w:vAlign w:val="center"/>
          </w:tcPr>
          <w:p w:rsidR="002A2FDA" w:rsidRPr="00B22365" w:rsidRDefault="002A2FDA" w:rsidP="00203A9D">
            <w:pPr>
              <w:ind w:left="113" w:right="113"/>
              <w:jc w:val="center"/>
              <w:rPr>
                <w:sz w:val="16"/>
              </w:rPr>
            </w:pPr>
            <w:r>
              <w:rPr>
                <w:sz w:val="16"/>
              </w:rPr>
              <w:t>Load</w:t>
            </w:r>
          </w:p>
        </w:tc>
        <w:tc>
          <w:tcPr>
            <w:tcW w:w="3719" w:type="dxa"/>
            <w:tcBorders>
              <w:top w:val="single" w:sz="4" w:space="0" w:color="auto"/>
            </w:tcBorders>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61" w:type="dxa"/>
            <w:noWrap/>
            <w:hideMark/>
          </w:tcPr>
          <w:p w:rsidR="002A2FDA" w:rsidRPr="00B22365" w:rsidRDefault="002A2FDA" w:rsidP="00FB0AA8">
            <w:pPr>
              <w:jc w:val="center"/>
              <w:rPr>
                <w:sz w:val="16"/>
              </w:rPr>
            </w:pP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angle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Geometry</w:t>
            </w: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Roughness</w:t>
            </w: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bl>
    <w:p w:rsidR="00181956" w:rsidRDefault="00181956" w:rsidP="00D07FBF"/>
    <w:p w:rsidR="008D7B8C" w:rsidRDefault="00FB0AA8" w:rsidP="00D07FBF">
      <w:r>
        <w:t>This table gives an overview of the test series</w:t>
      </w:r>
      <w:r w:rsidR="00191CFD">
        <w:t xml:space="preserve"> on trends</w:t>
      </w:r>
      <w:r>
        <w:t xml:space="preserve">. </w:t>
      </w:r>
    </w:p>
    <w:p w:rsidR="00AB40F4" w:rsidRDefault="00AB40F4" w:rsidP="00D07FBF"/>
    <w:p w:rsidR="00E67CD7" w:rsidRDefault="008D7B8C" w:rsidP="00D07FBF">
      <w:r>
        <w:t xml:space="preserve">The final column presents the feature that is varied in the test series. </w:t>
      </w:r>
      <w:r w:rsidR="00E67CD7">
        <w:t xml:space="preserve">Most of these features appear twice in the table, since </w:t>
      </w:r>
      <w:r w:rsidR="003B44FD">
        <w:t xml:space="preserve">in most cases </w:t>
      </w:r>
      <w:r w:rsidR="00E67CD7">
        <w:t>the series is computed for two values of the wave angle (column 9), yielding a different test series.</w:t>
      </w:r>
    </w:p>
    <w:p w:rsidR="00E67CD7" w:rsidRDefault="00E67CD7" w:rsidP="00D07FBF"/>
    <w:p w:rsidR="008D7B8C" w:rsidRDefault="008D7B8C" w:rsidP="00D07FBF">
      <w:r>
        <w:t xml:space="preserve">The first 8 columns refer to the cross section numbers. </w:t>
      </w:r>
      <w:r w:rsidR="00FB0AA8">
        <w:t>The blue figures in the first 8 columns refer to the test series numbers</w:t>
      </w:r>
      <w:r>
        <w:t xml:space="preserve"> per cross section. </w:t>
      </w:r>
    </w:p>
    <w:p w:rsidR="00AB40F4" w:rsidRDefault="00AB40F4" w:rsidP="003B44FD"/>
    <w:p w:rsidR="00AB40F4" w:rsidRDefault="008D7B8C" w:rsidP="003B44FD">
      <w:r>
        <w:t xml:space="preserve">The varied feature in test series numbers 1 to 7 is identical for each column (i.e. cross section) as pointed out in </w:t>
      </w:r>
      <w:r w:rsidR="00FB58D6">
        <w:t xml:space="preserve">section </w:t>
      </w:r>
      <w:r w:rsidR="00FB58D6">
        <w:fldChar w:fldCharType="begin"/>
      </w:r>
      <w:r w:rsidR="00FB58D6">
        <w:instrText xml:space="preserve"> REF _Ref496599905 \r </w:instrText>
      </w:r>
      <w:r w:rsidR="00FB58D6">
        <w:fldChar w:fldCharType="separate"/>
      </w:r>
      <w:r w:rsidR="00761A37">
        <w:t>3.2.1</w:t>
      </w:r>
      <w:r w:rsidR="00FB58D6">
        <w:fldChar w:fldCharType="end"/>
      </w:r>
      <w:r>
        <w:t xml:space="preserve">. The varied feature in test series numbers 8 and up is described in </w:t>
      </w:r>
      <w:r w:rsidR="003B44FD">
        <w:t xml:space="preserve">the eight </w:t>
      </w:r>
      <w:r w:rsidR="00FB58D6">
        <w:t>sub</w:t>
      </w:r>
      <w:r w:rsidR="003B44FD">
        <w:t>sections of</w:t>
      </w:r>
      <w:r w:rsidR="00FB58D6">
        <w:t xml:space="preserve"> section </w:t>
      </w:r>
      <w:r w:rsidR="00FB58D6">
        <w:fldChar w:fldCharType="begin"/>
      </w:r>
      <w:r w:rsidR="00FB58D6">
        <w:instrText xml:space="preserve"> REF _Ref496017803 \r </w:instrText>
      </w:r>
      <w:r w:rsidR="00FB58D6">
        <w:fldChar w:fldCharType="separate"/>
      </w:r>
      <w:r w:rsidR="00761A37">
        <w:t>3.3</w:t>
      </w:r>
      <w:r w:rsidR="00FB58D6">
        <w:fldChar w:fldCharType="end"/>
      </w:r>
      <w:r>
        <w:t>. Th</w:t>
      </w:r>
      <w:r w:rsidR="00AB40F4">
        <w:t>ese</w:t>
      </w:r>
      <w:r>
        <w:t xml:space="preserve"> </w:t>
      </w:r>
      <w:r w:rsidR="00E67CD7">
        <w:t xml:space="preserve">latter </w:t>
      </w:r>
      <w:r w:rsidR="003B44FD">
        <w:t xml:space="preserve">test series </w:t>
      </w:r>
      <w:r w:rsidR="00AB40F4">
        <w:t>numbers are not consistently related to a specific varied feature</w:t>
      </w:r>
      <w:r>
        <w:t xml:space="preserve">, </w:t>
      </w:r>
      <w:r w:rsidR="00AB40F4">
        <w:t>which hampers the analysis.</w:t>
      </w:r>
    </w:p>
    <w:p w:rsidR="00AB40F4" w:rsidRDefault="00AB40F4" w:rsidP="007C20CD"/>
    <w:p w:rsidR="00AB40F4" w:rsidRDefault="00AB40F4" w:rsidP="007C20CD">
      <w:r>
        <w:t>The names of the output files of the test procedure are composed as follows:</w:t>
      </w:r>
    </w:p>
    <w:p w:rsidR="00AB40F4" w:rsidRDefault="00AB40F4"/>
    <w:p w:rsidR="00AB40F4" w:rsidRDefault="00AB40F4">
      <w:r>
        <w:tab/>
        <w:t>"</w:t>
      </w:r>
      <w:proofErr w:type="spellStart"/>
      <w:r>
        <w:t>output_section</w:t>
      </w:r>
      <w:proofErr w:type="spellEnd"/>
      <w:r>
        <w:t>" &lt;</w:t>
      </w:r>
      <w:proofErr w:type="spellStart"/>
      <w:r>
        <w:t>CrossSectionNumber</w:t>
      </w:r>
      <w:proofErr w:type="spellEnd"/>
      <w:r>
        <w:t>&gt; "_test" &lt;</w:t>
      </w:r>
      <w:proofErr w:type="spellStart"/>
      <w:r w:rsidR="00E67CD7">
        <w:t>Test</w:t>
      </w:r>
      <w:r>
        <w:t>SeriesNumber</w:t>
      </w:r>
      <w:proofErr w:type="spellEnd"/>
      <w:r>
        <w:t>&gt; ".txt"</w:t>
      </w:r>
    </w:p>
    <w:p w:rsidR="00AB40F4" w:rsidRDefault="00AB40F4"/>
    <w:p w:rsidR="00AB40F4" w:rsidRDefault="00AB40F4">
      <w:r>
        <w:t>Examples of output filenames are:</w:t>
      </w:r>
    </w:p>
    <w:p w:rsidR="00AB40F4" w:rsidRDefault="00AB40F4">
      <w:r>
        <w:tab/>
      </w:r>
      <w:r w:rsidRPr="00AB40F4">
        <w:t>output_section2_test01.txt</w:t>
      </w:r>
    </w:p>
    <w:p w:rsidR="00FB0AA8" w:rsidRDefault="00AB40F4">
      <w:r>
        <w:tab/>
      </w:r>
      <w:r w:rsidRPr="00AB40F4">
        <w:t>output_section4_test09berm.txt</w:t>
      </w:r>
    </w:p>
    <w:p w:rsidR="00AB40F4" w:rsidRDefault="00AB40F4">
      <w:r>
        <w:tab/>
      </w:r>
      <w:r w:rsidRPr="00AB40F4">
        <w:t>output_section8_test12.txt</w:t>
      </w:r>
    </w:p>
    <w:p w:rsidR="00FB0AA8" w:rsidRPr="00D07FBF" w:rsidRDefault="00FB0AA8" w:rsidP="00D07FBF"/>
    <w:sectPr w:rsidR="00FB0AA8" w:rsidRPr="00D07FBF" w:rsidSect="00255B9B">
      <w:footerReference w:type="even" r:id="rId169"/>
      <w:footerReference w:type="default" r:id="rId170"/>
      <w:type w:val="oddPage"/>
      <w:pgSz w:w="11906" w:h="16838" w:code="9"/>
      <w:pgMar w:top="2552" w:right="1094" w:bottom="1077" w:left="2098" w:header="822" w:footer="199" w:gutter="0"/>
      <w:paperSrc w:first="1" w:other="1"/>
      <w:pgNumType w:start="1" w:chapStyle="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Hans van Putten" w:date="2017-10-27T16:30:00Z" w:initials="HvP">
    <w:p w:rsidR="00AE596F" w:rsidRDefault="00AE596F">
      <w:pPr>
        <w:pStyle w:val="CommentText"/>
        <w:rPr>
          <w:lang w:val="nl-NL"/>
        </w:rPr>
      </w:pPr>
      <w:r>
        <w:rPr>
          <w:rStyle w:val="CommentReference"/>
        </w:rPr>
        <w:annotationRef/>
      </w:r>
      <w:r w:rsidRPr="00081E01">
        <w:rPr>
          <w:lang w:val="nl-NL"/>
        </w:rPr>
        <w:t>Hoe relateren de in dit document voorgestelde tests tot het binnen WBI gehanteerde V model voor software testen?</w:t>
      </w:r>
    </w:p>
    <w:p w:rsidR="00AE596F" w:rsidRDefault="00AE596F">
      <w:pPr>
        <w:pStyle w:val="CommentText"/>
        <w:rPr>
          <w:lang w:val="nl-NL"/>
        </w:rPr>
      </w:pPr>
    </w:p>
    <w:p w:rsidR="00AE596F" w:rsidRPr="00081E01" w:rsidRDefault="00AE596F">
      <w:pPr>
        <w:pStyle w:val="CommentText"/>
        <w:rPr>
          <w:lang w:val="nl-NL"/>
        </w:rPr>
      </w:pPr>
      <w:proofErr w:type="spellStart"/>
      <w:proofErr w:type="gramStart"/>
      <w:r>
        <w:rPr>
          <w:lang w:val="nl-NL"/>
        </w:rPr>
        <w:t>HdW</w:t>
      </w:r>
      <w:proofErr w:type="spellEnd"/>
      <w:r>
        <w:rPr>
          <w:lang w:val="nl-NL"/>
        </w:rPr>
        <w:t xml:space="preserve">: </w:t>
      </w:r>
      <w:r w:rsidR="00761A37">
        <w:rPr>
          <w:lang w:val="nl-NL"/>
        </w:rPr>
        <w:t xml:space="preserve"> </w:t>
      </w:r>
      <w:proofErr w:type="gramEnd"/>
      <w:r w:rsidR="00761A37">
        <w:rPr>
          <w:lang w:val="nl-NL"/>
        </w:rPr>
        <w:t>Zie de aangepaste paragraaf 1.2</w:t>
      </w:r>
    </w:p>
  </w:comment>
  <w:comment w:id="265" w:author="Hans van Putten" w:date="2017-10-27T16:25:00Z" w:initials="HvP">
    <w:p w:rsidR="00AE596F" w:rsidRDefault="00AE596F">
      <w:pPr>
        <w:pStyle w:val="CommentText"/>
        <w:rPr>
          <w:lang w:val="nl-NL"/>
        </w:rPr>
      </w:pPr>
      <w:r>
        <w:rPr>
          <w:rStyle w:val="CommentReference"/>
        </w:rPr>
        <w:annotationRef/>
      </w:r>
      <w:r w:rsidRPr="00081E01">
        <w:rPr>
          <w:lang w:val="nl-NL"/>
        </w:rPr>
        <w:t>Wat betekenen de gele en oranje markeringen?</w:t>
      </w:r>
    </w:p>
    <w:p w:rsidR="00AE596F" w:rsidRDefault="00AE596F">
      <w:pPr>
        <w:pStyle w:val="CommentText"/>
        <w:rPr>
          <w:lang w:val="nl-NL"/>
        </w:rPr>
      </w:pPr>
    </w:p>
    <w:p w:rsidR="00AE596F" w:rsidRPr="00081E01" w:rsidRDefault="00AE596F">
      <w:pPr>
        <w:pStyle w:val="CommentText"/>
        <w:rPr>
          <w:lang w:val="nl-NL"/>
        </w:rPr>
      </w:pPr>
      <w:proofErr w:type="spellStart"/>
      <w:proofErr w:type="gramStart"/>
      <w:r>
        <w:rPr>
          <w:lang w:val="nl-NL"/>
        </w:rPr>
        <w:t>HdW</w:t>
      </w:r>
      <w:proofErr w:type="spellEnd"/>
      <w:r>
        <w:rPr>
          <w:lang w:val="nl-NL"/>
        </w:rPr>
        <w:t xml:space="preserve">: </w:t>
      </w:r>
      <w:r w:rsidR="00761A37">
        <w:rPr>
          <w:lang w:val="nl-NL"/>
        </w:rPr>
        <w:t xml:space="preserve"> </w:t>
      </w:r>
      <w:proofErr w:type="gramEnd"/>
      <w:r w:rsidR="00761A37">
        <w:rPr>
          <w:lang w:val="nl-NL"/>
        </w:rPr>
        <w:t>Tekst in voorafgaande zin aangepast.</w:t>
      </w:r>
    </w:p>
  </w:comment>
  <w:comment w:id="445" w:author="Hans van Putten" w:date="2017-10-27T16:29:00Z" w:initials="HvP">
    <w:p w:rsidR="00AE596F" w:rsidRDefault="00AE596F">
      <w:pPr>
        <w:pStyle w:val="CommentText"/>
        <w:rPr>
          <w:lang w:val="nl-NL"/>
        </w:rPr>
      </w:pPr>
      <w:r>
        <w:rPr>
          <w:rStyle w:val="CommentReference"/>
        </w:rPr>
        <w:annotationRef/>
      </w:r>
      <w:r w:rsidRPr="00081E01">
        <w:rPr>
          <w:lang w:val="nl-NL"/>
        </w:rPr>
        <w:t xml:space="preserve">In mijn beleving zijn </w:t>
      </w:r>
      <w:proofErr w:type="gramStart"/>
      <w:r w:rsidRPr="00081E01">
        <w:rPr>
          <w:lang w:val="nl-NL"/>
        </w:rPr>
        <w:t>dit</w:t>
      </w:r>
      <w:proofErr w:type="gramEnd"/>
      <w:r w:rsidRPr="00081E01">
        <w:rPr>
          <w:lang w:val="nl-NL"/>
        </w:rPr>
        <w:t xml:space="preserve"> unit/ integratie tests, klopt dat?</w:t>
      </w:r>
    </w:p>
    <w:p w:rsidR="00AE596F" w:rsidRDefault="00AE596F">
      <w:pPr>
        <w:pStyle w:val="CommentText"/>
        <w:rPr>
          <w:lang w:val="nl-NL"/>
        </w:rPr>
      </w:pPr>
    </w:p>
    <w:p w:rsidR="00AE596F" w:rsidRPr="00081E01" w:rsidRDefault="00AE596F">
      <w:pPr>
        <w:pStyle w:val="CommentText"/>
        <w:rPr>
          <w:lang w:val="nl-NL"/>
        </w:rPr>
      </w:pPr>
      <w:proofErr w:type="spellStart"/>
      <w:r>
        <w:rPr>
          <w:lang w:val="nl-NL"/>
        </w:rPr>
        <w:t>HdW</w:t>
      </w:r>
      <w:proofErr w:type="spellEnd"/>
      <w:r>
        <w:rPr>
          <w:lang w:val="nl-NL"/>
        </w:rPr>
        <w:t xml:space="preserve">: </w:t>
      </w:r>
      <w:r w:rsidR="00761A37">
        <w:rPr>
          <w:lang w:val="nl-NL"/>
        </w:rPr>
        <w:t xml:space="preserve">Nee, dit zijn voornamelijk system tests (op de </w:t>
      </w:r>
      <w:proofErr w:type="spellStart"/>
      <w:r w:rsidR="00761A37">
        <w:rPr>
          <w:lang w:val="nl-NL"/>
        </w:rPr>
        <w:t>dll</w:t>
      </w:r>
      <w:proofErr w:type="spellEnd"/>
      <w:r w:rsidR="00761A37">
        <w:rPr>
          <w:lang w:val="nl-NL"/>
        </w:rPr>
        <w:t xml:space="preserve">) en high </w:t>
      </w:r>
      <w:proofErr w:type="gramStart"/>
      <w:r w:rsidR="00761A37">
        <w:rPr>
          <w:lang w:val="nl-NL"/>
        </w:rPr>
        <w:t>level</w:t>
      </w:r>
      <w:proofErr w:type="gramEnd"/>
      <w:r w:rsidR="00761A37">
        <w:rPr>
          <w:lang w:val="nl-NL"/>
        </w:rPr>
        <w:t xml:space="preserve"> </w:t>
      </w:r>
      <w:proofErr w:type="spellStart"/>
      <w:r w:rsidR="00761A37">
        <w:rPr>
          <w:lang w:val="nl-NL"/>
        </w:rPr>
        <w:t>integration</w:t>
      </w:r>
      <w:proofErr w:type="spellEnd"/>
      <w:r w:rsidR="00761A37">
        <w:rPr>
          <w:lang w:val="nl-NL"/>
        </w:rPr>
        <w:t xml:space="preserve"> tests (zit dicht tegen system tests aan). De enige echte unit tests staan in par 4.4. Zie ook de aangepaste paragraaf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C21266" w15:done="0"/>
  <w15:commentEx w15:paraId="053A6DE4" w15:done="0"/>
  <w15:commentEx w15:paraId="56C86BD6" w15:done="0"/>
  <w15:commentEx w15:paraId="5C745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C21266" w16cid:durableId="1D9B23EE"/>
  <w16cid:commentId w16cid:paraId="053A6DE4" w16cid:durableId="1D9B2503"/>
  <w16cid:commentId w16cid:paraId="5C745920" w16cid:durableId="1D9B2A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96F" w:rsidRDefault="00AE596F">
      <w:r>
        <w:separator/>
      </w:r>
    </w:p>
  </w:endnote>
  <w:endnote w:type="continuationSeparator" w:id="0">
    <w:p w:rsidR="00AE596F" w:rsidRDefault="00AE5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E596F">
      <w:tc>
        <w:tcPr>
          <w:tcW w:w="8413" w:type="dxa"/>
          <w:shd w:val="clear" w:color="auto" w:fill="auto"/>
        </w:tcPr>
        <w:p w:rsidR="00AE596F" w:rsidRDefault="00AE596F" w:rsidP="00817CCC">
          <w:pPr>
            <w:pStyle w:val="Huisstijl-Gegeven"/>
          </w:pPr>
          <w:bookmarkStart w:id="6" w:name="bmProject1" w:colFirst="0" w:colLast="0"/>
          <w:r>
            <w:t>-</w:t>
          </w:r>
        </w:p>
      </w:tc>
    </w:tr>
    <w:bookmarkEnd w:id="6"/>
  </w:tbl>
  <w:p w:rsidR="00AE596F" w:rsidRDefault="00AE596F" w:rsidP="00E43C26"/>
  <w:p w:rsidR="00AE596F" w:rsidRDefault="00AE596F" w:rsidP="00E43C26"/>
  <w:p w:rsidR="00AE596F" w:rsidRDefault="00AE596F" w:rsidP="00E43C26"/>
  <w:p w:rsidR="00AE596F" w:rsidRDefault="00AE596F" w:rsidP="00E43C26"/>
  <w:tbl>
    <w:tblPr>
      <w:tblW w:w="8420" w:type="dxa"/>
      <w:tblLayout w:type="fixed"/>
      <w:tblCellMar>
        <w:left w:w="0" w:type="dxa"/>
        <w:right w:w="0" w:type="dxa"/>
      </w:tblCellMar>
      <w:tblLook w:val="0000" w:firstRow="0" w:lastRow="0" w:firstColumn="0" w:lastColumn="0" w:noHBand="0" w:noVBand="0"/>
    </w:tblPr>
    <w:tblGrid>
      <w:gridCol w:w="8420"/>
    </w:tblGrid>
    <w:tr w:rsidR="00AE596F">
      <w:tc>
        <w:tcPr>
          <w:tcW w:w="8420" w:type="dxa"/>
          <w:shd w:val="clear" w:color="auto" w:fill="auto"/>
        </w:tcPr>
        <w:p w:rsidR="00AE596F" w:rsidRPr="000B5D5D" w:rsidRDefault="00AE596F" w:rsidP="00E43C26">
          <w:pPr>
            <w:pStyle w:val="Huisstijl-Voettekst"/>
          </w:pPr>
          <w:bookmarkStart w:id="7" w:name="bmCopyrightSectie1_1" w:colFirst="0" w:colLast="0"/>
          <w:bookmarkStart w:id="8" w:name="bmReportCmdVersion" w:colFirst="0" w:colLast="0"/>
          <w:r>
            <w:t>© Deltares, 2017, B</w:t>
          </w:r>
        </w:p>
      </w:tc>
    </w:tr>
    <w:bookmarkEnd w:id="7"/>
    <w:bookmarkEnd w:id="8"/>
  </w:tbl>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Pr="008F1D52" w:rsidRDefault="00AE596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761A37">
      <w:rPr>
        <w:noProof/>
      </w:rPr>
      <w:instrText>3</w:instrText>
    </w:r>
    <w:r>
      <w:rPr>
        <w:noProof/>
      </w:rPr>
      <w:fldChar w:fldCharType="end"/>
    </w:r>
    <w:r w:rsidRPr="000E1715">
      <w:instrText>"</w:instrText>
    </w:r>
    <w:r w:rsidRPr="000E1715">
      <w:fldChar w:fldCharType="separate"/>
    </w:r>
    <w:bookmarkStart w:id="9" w:name="Seq1"/>
    <w:r w:rsidR="00761A37">
      <w:rPr>
        <w:noProof/>
      </w:rPr>
      <w:t>3</w:t>
    </w:r>
    <w:bookmarkEnd w:id="9"/>
    <w:r w:rsidRPr="000E1715">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C06A2">
    <w:pPr>
      <w:pStyle w:val="Footer"/>
    </w:pPr>
    <w:r>
      <w:rPr>
        <w:noProof/>
        <w:lang w:eastAsia="zh-CN"/>
      </w:rPr>
      <mc:AlternateContent>
        <mc:Choice Requires="wps">
          <w:drawing>
            <wp:anchor distT="0" distB="0" distL="114300" distR="114300" simplePos="0" relativeHeight="251669504" behindDoc="0" locked="0" layoutInCell="1" allowOverlap="1" wp14:anchorId="06C90824" wp14:editId="694A051F">
              <wp:simplePos x="0" y="0"/>
              <wp:positionH relativeFrom="margin">
                <wp:posOffset>-128270</wp:posOffset>
              </wp:positionH>
              <wp:positionV relativeFrom="paragraph">
                <wp:posOffset>114935</wp:posOffset>
              </wp:positionV>
              <wp:extent cx="1143000" cy="273050"/>
              <wp:effectExtent l="0" t="635" r="4445" b="2540"/>
              <wp:wrapNone/>
              <wp:docPr id="1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96F" w:rsidRDefault="00AE596F" w:rsidP="006C06A2">
                          <w:r>
                            <w:rPr>
                              <w:noProof/>
                              <w:sz w:val="17"/>
                            </w:rPr>
                            <w:fldChar w:fldCharType="begin"/>
                          </w:r>
                          <w:r>
                            <w:rPr>
                              <w:noProof/>
                              <w:sz w:val="17"/>
                            </w:rPr>
                            <w:instrText xml:space="preserve"> PAGE  \* MERGEFORMAT </w:instrText>
                          </w:r>
                          <w:r>
                            <w:rPr>
                              <w:noProof/>
                              <w:sz w:val="17"/>
                            </w:rPr>
                            <w:fldChar w:fldCharType="separate"/>
                          </w:r>
                          <w:r w:rsidR="00761A37">
                            <w:rPr>
                              <w:noProof/>
                              <w:sz w:val="17"/>
                            </w:rPr>
                            <w:t>A-2</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10.1pt;margin-top:9.05pt;width:90pt;height:2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" filled="f" stroked="f">
              <v:textbox>
                <w:txbxContent>
                  <w:p w:rsidR="00AE596F" w:rsidRDefault="00AE596F" w:rsidP="006C06A2">
                    <w:r>
                      <w:rPr>
                        <w:noProof/>
                        <w:sz w:val="17"/>
                      </w:rPr>
                      <w:fldChar w:fldCharType="begin"/>
                    </w:r>
                    <w:r>
                      <w:rPr>
                        <w:noProof/>
                        <w:sz w:val="17"/>
                      </w:rPr>
                      <w:instrText xml:space="preserve"> PAGE  \* MERGEFORMAT </w:instrText>
                    </w:r>
                    <w:r>
                      <w:rPr>
                        <w:noProof/>
                        <w:sz w:val="17"/>
                      </w:rPr>
                      <w:fldChar w:fldCharType="separate"/>
                    </w:r>
                    <w:r w:rsidR="00761A37">
                      <w:rPr>
                        <w:noProof/>
                        <w:sz w:val="17"/>
                      </w:rPr>
                      <w:t>A-2</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E596F" w:rsidRPr="004C2206" w:rsidTr="009E3CFF">
      <w:trPr>
        <w:jc w:val="right"/>
      </w:trPr>
      <w:tc>
        <w:tcPr>
          <w:tcW w:w="7371" w:type="dxa"/>
          <w:shd w:val="clear" w:color="auto" w:fill="auto"/>
          <w:tcMar>
            <w:right w:w="28" w:type="dxa"/>
          </w:tcMar>
        </w:tcPr>
        <w:p w:rsidR="00AE596F" w:rsidRPr="004C2206" w:rsidRDefault="00AE596F" w:rsidP="00C20E72">
          <w:pPr>
            <w:pStyle w:val="Huisstijl-Koptekst"/>
            <w:jc w:val="right"/>
          </w:pPr>
          <w:fldSimple w:instr=" DOCVARIABLE VoettekstBijlage \* MERGEFORMAT ">
            <w:r>
              <w:t>Wave overtopping at dikes kernel - Test plan</w:t>
            </w:r>
          </w:fldSimple>
        </w:p>
      </w:tc>
    </w:tr>
  </w:tbl>
  <w:p w:rsidR="00AE596F" w:rsidRPr="006C06A2" w:rsidRDefault="00AE596F" w:rsidP="006C06A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1220C3">
    <w:pPr>
      <w:pStyle w:val="Footer"/>
    </w:pPr>
    <w:r>
      <w:rPr>
        <w:noProof/>
        <w:lang w:eastAsia="zh-CN"/>
      </w:rPr>
      <mc:AlternateContent>
        <mc:Choice Requires="wps">
          <w:drawing>
            <wp:anchor distT="0" distB="0" distL="114300" distR="114300" simplePos="0" relativeHeight="251667456" behindDoc="0" locked="0" layoutInCell="1" allowOverlap="1" wp14:anchorId="57B3715E" wp14:editId="1A110DB3">
              <wp:simplePos x="0" y="0"/>
              <wp:positionH relativeFrom="margin">
                <wp:align>right</wp:align>
              </wp:positionH>
              <wp:positionV relativeFrom="paragraph">
                <wp:posOffset>114935</wp:posOffset>
              </wp:positionV>
              <wp:extent cx="814705" cy="260350"/>
              <wp:effectExtent l="4445" t="635" r="0" b="0"/>
              <wp:wrapNone/>
              <wp:docPr id="1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96F" w:rsidRDefault="00AE596F" w:rsidP="001220C3">
                          <w:r>
                            <w:rPr>
                              <w:noProof/>
                              <w:sz w:val="17"/>
                            </w:rPr>
                            <w:fldChar w:fldCharType="begin"/>
                          </w:r>
                          <w:r>
                            <w:rPr>
                              <w:noProof/>
                              <w:sz w:val="17"/>
                            </w:rPr>
                            <w:instrText xml:space="preserve"> PAGE  \* MERGEFORMAT </w:instrText>
                          </w:r>
                          <w:r>
                            <w:rPr>
                              <w:noProof/>
                              <w:sz w:val="17"/>
                            </w:rPr>
                            <w:fldChar w:fldCharType="separate"/>
                          </w:r>
                          <w:r w:rsidR="00761A37">
                            <w:rPr>
                              <w:noProof/>
                              <w:sz w:val="17"/>
                            </w:rPr>
                            <w:t>A-1</w:t>
                          </w:r>
                          <w:r>
                            <w:rPr>
                              <w:noProof/>
                              <w:sz w:val="17"/>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left:0;text-align:left;margin-left:12.95pt;margin-top:9.05pt;width:64.15pt;height:20.5pt;z-index:25166745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ABowJ3uAIA&#10;AMEFAAAOAAAAAAAAAAAAAAAAAC4CAABkcnMvZTJvRG9jLnhtbFBLAQItABQABgAIAAAAIQD62Jux&#10;3gAAAAYBAAAPAAAAAAAAAAAAAAAAABIFAABkcnMvZG93bnJldi54bWxQSwUGAAAAAAQABADzAAAA&#10;HQYAAAAA&#10;" filled="f" stroked="f">
              <v:textbox>
                <w:txbxContent>
                  <w:p w:rsidR="00AE596F" w:rsidRDefault="00AE596F" w:rsidP="001220C3">
                    <w:r>
                      <w:rPr>
                        <w:noProof/>
                        <w:sz w:val="17"/>
                      </w:rPr>
                      <w:fldChar w:fldCharType="begin"/>
                    </w:r>
                    <w:r>
                      <w:rPr>
                        <w:noProof/>
                        <w:sz w:val="17"/>
                      </w:rPr>
                      <w:instrText xml:space="preserve"> PAGE  \* MERGEFORMAT </w:instrText>
                    </w:r>
                    <w:r>
                      <w:rPr>
                        <w:noProof/>
                        <w:sz w:val="17"/>
                      </w:rPr>
                      <w:fldChar w:fldCharType="separate"/>
                    </w:r>
                    <w:r w:rsidR="00761A37">
                      <w:rPr>
                        <w:noProof/>
                        <w:sz w:val="17"/>
                      </w:rPr>
                      <w:t>A-1</w:t>
                    </w:r>
                    <w:r>
                      <w:rPr>
                        <w:noProof/>
                        <w:sz w:val="17"/>
                      </w:rPr>
                      <w:fldChar w:fldCharType="end"/>
                    </w:r>
                  </w:p>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bookmarkStart w:id="491" w:name="bmVoettekstBijlage" w:colFirst="0" w:colLast="0"/>
        <w:p w:rsidR="00AE596F" w:rsidRPr="004C2206" w:rsidRDefault="00AE596F" w:rsidP="001220C3">
          <w:pPr>
            <w:pStyle w:val="Huisstijl-Koptekst"/>
          </w:pPr>
          <w:r>
            <w:fldChar w:fldCharType="begin"/>
          </w:r>
          <w:r>
            <w:instrText xml:space="preserve"> DOCVARIABLE VoettekstBijlage \* MERGEFORMAT </w:instrText>
          </w:r>
          <w:r>
            <w:fldChar w:fldCharType="separate"/>
          </w:r>
          <w:r>
            <w:t>Wave overtopping at dikes kernel - Test plan</w:t>
          </w:r>
          <w:r>
            <w:fldChar w:fldCharType="end"/>
          </w:r>
        </w:p>
      </w:tc>
    </w:tr>
    <w:bookmarkEnd w:id="491"/>
  </w:tbl>
  <w:p w:rsidR="00AE596F" w:rsidRPr="00EB7C9E" w:rsidRDefault="00AE596F" w:rsidP="009416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Pr="00E43C26" w:rsidRDefault="00AE596F"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E596F" w:rsidP="00A22DA3">
          <w:pPr>
            <w:pStyle w:val="Huisstijl-Koptekst"/>
          </w:pPr>
          <w:bookmarkStart w:id="36" w:name="bmVoettekstSectie2_2" w:colFirst="0" w:colLast="0"/>
          <w:r>
            <w:t>Wave overtopping at dikes kernel - Test plan</w:t>
          </w:r>
        </w:p>
      </w:tc>
      <w:tc>
        <w:tcPr>
          <w:tcW w:w="766" w:type="dxa"/>
        </w:tcPr>
        <w:p w:rsidR="00AE596F" w:rsidRPr="00B32B0E" w:rsidRDefault="00AE596F" w:rsidP="00A22DA3">
          <w:pPr>
            <w:pStyle w:val="Huisstijl-Pagina"/>
          </w:pPr>
        </w:p>
      </w:tc>
    </w:tr>
    <w:bookmarkEnd w:id="36"/>
  </w:tbl>
  <w:p w:rsidR="00AE596F" w:rsidRPr="00A22DA3" w:rsidRDefault="00AE596F"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E596F" w:rsidP="00E43C26">
          <w:pPr>
            <w:pStyle w:val="Huisstijl-Koptekst"/>
          </w:pPr>
          <w:bookmarkStart w:id="37" w:name="bmVoettekstSectie2_1" w:colFirst="0" w:colLast="0"/>
          <w:r>
            <w:t>Wave overtopping at dikes kernel - Test plan</w:t>
          </w:r>
        </w:p>
      </w:tc>
      <w:tc>
        <w:tcPr>
          <w:tcW w:w="766" w:type="dxa"/>
        </w:tcPr>
        <w:p w:rsidR="00AE596F" w:rsidRPr="00B32B0E" w:rsidRDefault="00AE596F" w:rsidP="00E43C26">
          <w:pPr>
            <w:pStyle w:val="Huisstijl-Pagina"/>
          </w:pPr>
        </w:p>
      </w:tc>
    </w:tr>
  </w:tbl>
  <w:bookmarkEnd w:id="37"/>
  <w:p w:rsidR="00AE596F" w:rsidRPr="00EB7C9E" w:rsidRDefault="00AE596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761A37">
      <w:rPr>
        <w:noProof/>
      </w:rPr>
      <w:instrText>1</w:instrText>
    </w:r>
    <w:r>
      <w:rPr>
        <w:noProof/>
      </w:rPr>
      <w:fldChar w:fldCharType="end"/>
    </w:r>
    <w:r w:rsidRPr="000E1715">
      <w:instrText>"</w:instrText>
    </w:r>
    <w:r w:rsidRPr="000E1715">
      <w:fldChar w:fldCharType="separate"/>
    </w:r>
    <w:bookmarkStart w:id="38" w:name="Seq2"/>
    <w:r w:rsidR="00761A37">
      <w:rPr>
        <w:noProof/>
      </w:rPr>
      <w:t>1</w:t>
    </w:r>
    <w:bookmarkEnd w:id="38"/>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E596F" w:rsidP="00E43C26">
          <w:pPr>
            <w:pStyle w:val="Huisstijl-Koptekst"/>
          </w:pPr>
        </w:p>
      </w:tc>
      <w:tc>
        <w:tcPr>
          <w:tcW w:w="766" w:type="dxa"/>
        </w:tcPr>
        <w:p w:rsidR="00AE596F" w:rsidRPr="00B32B0E" w:rsidRDefault="00AE596F" w:rsidP="00E43C26">
          <w:pPr>
            <w:pStyle w:val="Huisstijl-Pagina"/>
          </w:pPr>
        </w:p>
      </w:tc>
    </w:tr>
  </w:tbl>
  <w:p w:rsidR="00AE596F" w:rsidRPr="00EB7C9E" w:rsidRDefault="00AE596F"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0093AC62" wp14:editId="3C48D08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E596F">
                            <w:tc>
                              <w:tcPr>
                                <w:tcW w:w="7784" w:type="dxa"/>
                                <w:shd w:val="clear" w:color="auto" w:fill="auto"/>
                              </w:tcPr>
                              <w:p w:rsidR="00AE596F" w:rsidRDefault="00AE596F" w:rsidP="001220C3">
                                <w:pPr>
                                  <w:pStyle w:val="Huisstijl-Koptekst"/>
                                  <w:jc w:val="right"/>
                                </w:pPr>
                                <w:bookmarkStart w:id="111" w:name="bmVoettekstSectie3_2" w:colFirst="0" w:colLast="0"/>
                                <w:r>
                                  <w:t>Wave overtopping at dikes kernel - Test plan</w:t>
                                </w:r>
                              </w:p>
                            </w:tc>
                          </w:tr>
                          <w:bookmarkEnd w:id="111"/>
                        </w:tbl>
                        <w:p w:rsidR="00AE596F" w:rsidRDefault="00AE596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E596F">
                      <w:tc>
                        <w:tcPr>
                          <w:tcW w:w="7784" w:type="dxa"/>
                          <w:shd w:val="clear" w:color="auto" w:fill="auto"/>
                        </w:tcPr>
                        <w:p w:rsidR="00AE596F" w:rsidRDefault="00AE596F" w:rsidP="001220C3">
                          <w:pPr>
                            <w:pStyle w:val="Huisstijl-Koptekst"/>
                            <w:jc w:val="right"/>
                          </w:pPr>
                          <w:bookmarkStart w:id="112" w:name="bmVoettekstSectie3_2" w:colFirst="0" w:colLast="0"/>
                          <w:r>
                            <w:t>Wave overtopping at dikes kernel - Test plan</w:t>
                          </w:r>
                        </w:p>
                      </w:tc>
                    </w:tr>
                    <w:bookmarkEnd w:id="112"/>
                  </w:tbl>
                  <w:p w:rsidR="00AE596F" w:rsidRDefault="00AE596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E596F" w:rsidRPr="004C2206">
      <w:tc>
        <w:tcPr>
          <w:tcW w:w="854" w:type="dxa"/>
        </w:tcPr>
        <w:p w:rsidR="00AE596F" w:rsidRPr="00A21DE8" w:rsidRDefault="00AE596F" w:rsidP="00A45B92">
          <w:pPr>
            <w:pStyle w:val="Huisstijl-Pagina"/>
            <w:jc w:val="left"/>
          </w:pPr>
          <w:r w:rsidRPr="007D5040">
            <w:fldChar w:fldCharType="begin"/>
          </w:r>
          <w:r w:rsidRPr="007D5040">
            <w:instrText xml:space="preserve"> PAGE</w:instrText>
          </w:r>
          <w:r w:rsidRPr="007D5040">
            <w:fldChar w:fldCharType="separate"/>
          </w:r>
          <w:r w:rsidR="00761A37">
            <w:t>ii</w:t>
          </w:r>
          <w:r w:rsidRPr="007D5040">
            <w:fldChar w:fldCharType="end"/>
          </w:r>
        </w:p>
      </w:tc>
    </w:tr>
  </w:tbl>
  <w:p w:rsidR="00AE596F" w:rsidRPr="00B24026" w:rsidRDefault="00AE596F"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50752D07" wp14:editId="3A4D4441">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c>
                              <w:tcPr>
                                <w:tcW w:w="1094" w:type="dxa"/>
                                <w:shd w:val="clear" w:color="auto" w:fill="auto"/>
                                <w:tcMar>
                                  <w:right w:w="85" w:type="dxa"/>
                                </w:tcMar>
                              </w:tcPr>
                              <w:p w:rsidR="00AE596F" w:rsidRPr="007D5040" w:rsidRDefault="00AE596F" w:rsidP="004E27A9">
                                <w:pPr>
                                  <w:pStyle w:val="Huisstijl-Pagina"/>
                                </w:pPr>
                                <w:r w:rsidRPr="007D5040">
                                  <w:fldChar w:fldCharType="begin"/>
                                </w:r>
                                <w:r w:rsidRPr="007D5040">
                                  <w:instrText xml:space="preserve"> PAGE</w:instrText>
                                </w:r>
                                <w:r w:rsidRPr="007D5040">
                                  <w:fldChar w:fldCharType="separate"/>
                                </w:r>
                                <w:r w:rsidR="00761A37">
                                  <w:t>i</w:t>
                                </w:r>
                                <w:r w:rsidRPr="007D5040">
                                  <w:fldChar w:fldCharType="end"/>
                                </w:r>
                              </w:p>
                            </w:tc>
                          </w:tr>
                        </w:tbl>
                        <w:p w:rsidR="00AE596F" w:rsidRDefault="00AE596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c>
                        <w:tcPr>
                          <w:tcW w:w="1094" w:type="dxa"/>
                          <w:shd w:val="clear" w:color="auto" w:fill="auto"/>
                          <w:tcMar>
                            <w:right w:w="85" w:type="dxa"/>
                          </w:tcMar>
                        </w:tcPr>
                        <w:p w:rsidR="00AE596F" w:rsidRPr="007D5040" w:rsidRDefault="00AE596F" w:rsidP="004E27A9">
                          <w:pPr>
                            <w:pStyle w:val="Huisstijl-Pagina"/>
                          </w:pPr>
                          <w:r w:rsidRPr="007D5040">
                            <w:fldChar w:fldCharType="begin"/>
                          </w:r>
                          <w:r w:rsidRPr="007D5040">
                            <w:instrText xml:space="preserve"> PAGE</w:instrText>
                          </w:r>
                          <w:r w:rsidRPr="007D5040">
                            <w:fldChar w:fldCharType="separate"/>
                          </w:r>
                          <w:r w:rsidR="00761A37">
                            <w:t>i</w:t>
                          </w:r>
                          <w:r w:rsidRPr="007D5040">
                            <w:fldChar w:fldCharType="end"/>
                          </w:r>
                        </w:p>
                      </w:tc>
                    </w:tr>
                  </w:tbl>
                  <w:p w:rsidR="00AE596F" w:rsidRDefault="00AE596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p w:rsidR="00AE596F" w:rsidRPr="004C2206" w:rsidRDefault="00AE596F" w:rsidP="006A0A14">
          <w:pPr>
            <w:pStyle w:val="Huisstijl-Koptekst"/>
          </w:pPr>
          <w:bookmarkStart w:id="113" w:name="bmVoettekstSectie3_1" w:colFirst="0" w:colLast="0"/>
          <w:r>
            <w:t>Wave overtopping at dikes kernel - Test plan</w:t>
          </w:r>
        </w:p>
      </w:tc>
    </w:tr>
  </w:tbl>
  <w:bookmarkEnd w:id="113"/>
  <w:p w:rsidR="00AE596F" w:rsidRPr="000E1715" w:rsidRDefault="00AE596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761A37">
      <w:rPr>
        <w:noProof/>
      </w:rPr>
      <w:instrText>2</w:instrText>
    </w:r>
    <w:r>
      <w:rPr>
        <w:noProof/>
      </w:rPr>
      <w:fldChar w:fldCharType="end"/>
    </w:r>
    <w:r w:rsidRPr="000E1715">
      <w:instrText>"</w:instrText>
    </w:r>
    <w:r w:rsidRPr="000E1715">
      <w:fldChar w:fldCharType="separate"/>
    </w:r>
    <w:bookmarkStart w:id="114" w:name="Seq3"/>
    <w:r w:rsidR="00761A37">
      <w:rPr>
        <w:noProof/>
      </w:rPr>
      <w:t>2</w:t>
    </w:r>
    <w:bookmarkEnd w:id="114"/>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C06A2">
    <w:pPr>
      <w:pStyle w:val="Footer"/>
    </w:pPr>
    <w:r>
      <w:rPr>
        <w:noProof/>
        <w:lang w:eastAsia="zh-CN"/>
      </w:rPr>
      <mc:AlternateContent>
        <mc:Choice Requires="wps">
          <w:drawing>
            <wp:anchor distT="0" distB="0" distL="114300" distR="114300" simplePos="0" relativeHeight="251665408" behindDoc="0" locked="0" layoutInCell="1" allowOverlap="1" wp14:anchorId="7569768B" wp14:editId="69F5A655">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E596F" w:rsidRPr="004C2206" w:rsidTr="00426356">
                            <w:tc>
                              <w:tcPr>
                                <w:tcW w:w="1176" w:type="dxa"/>
                              </w:tcPr>
                              <w:bookmarkStart w:id="251" w:name="bmPagina2" w:colFirst="0" w:colLast="0"/>
                              <w:p w:rsidR="00AE596F" w:rsidRPr="00A21DE8" w:rsidRDefault="00AE596F" w:rsidP="00426356">
                                <w:pPr>
                                  <w:pStyle w:val="Huisstijl-Pagina"/>
                                  <w:jc w:val="left"/>
                                </w:pPr>
                                <w:r>
                                  <w:fldChar w:fldCharType="begin"/>
                                </w:r>
                                <w:r>
                                  <w:instrText xml:space="preserve"> PAGE  \* MERGEFORMAT </w:instrText>
                                </w:r>
                                <w:r>
                                  <w:fldChar w:fldCharType="separate"/>
                                </w:r>
                                <w:r w:rsidR="00761A37">
                                  <w:t>24</w:t>
                                </w:r>
                                <w:r>
                                  <w:fldChar w:fldCharType="end"/>
                                </w:r>
                                <w:r>
                                  <w:t xml:space="preserve"> of </w:t>
                                </w:r>
                                <w:fldSimple w:instr=" DOCVARIABLE  TotAantalPag \* MERGEFORMAT ">
                                  <w:r>
                                    <w:t>28</w:t>
                                  </w:r>
                                </w:fldSimple>
                              </w:p>
                            </w:tc>
                          </w:tr>
                          <w:bookmarkEnd w:id="251"/>
                        </w:tbl>
                        <w:p w:rsidR="00AE596F" w:rsidRDefault="00AE596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E596F" w:rsidRPr="004C2206" w:rsidTr="00426356">
                      <w:tc>
                        <w:tcPr>
                          <w:tcW w:w="1176" w:type="dxa"/>
                        </w:tcPr>
                        <w:bookmarkStart w:id="252" w:name="bmPagina2" w:colFirst="0" w:colLast="0"/>
                        <w:p w:rsidR="00AE596F" w:rsidRPr="00A21DE8" w:rsidRDefault="00AE596F" w:rsidP="00426356">
                          <w:pPr>
                            <w:pStyle w:val="Huisstijl-Pagina"/>
                            <w:jc w:val="left"/>
                          </w:pPr>
                          <w:r>
                            <w:fldChar w:fldCharType="begin"/>
                          </w:r>
                          <w:r>
                            <w:instrText xml:space="preserve"> PAGE  \* MERGEFORMAT </w:instrText>
                          </w:r>
                          <w:r>
                            <w:fldChar w:fldCharType="separate"/>
                          </w:r>
                          <w:r w:rsidR="00761A37">
                            <w:t>24</w:t>
                          </w:r>
                          <w:r>
                            <w:fldChar w:fldCharType="end"/>
                          </w:r>
                          <w:r>
                            <w:t xml:space="preserve"> of </w:t>
                          </w:r>
                          <w:fldSimple w:instr=" DOCVARIABLE  TotAantalPag \* MERGEFORMAT ">
                            <w:r>
                              <w:t>28</w:t>
                            </w:r>
                          </w:fldSimple>
                        </w:p>
                      </w:tc>
                    </w:tr>
                    <w:bookmarkEnd w:id="252"/>
                  </w:tbl>
                  <w:p w:rsidR="00AE596F" w:rsidRDefault="00AE596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E596F" w:rsidRPr="004C2206" w:rsidTr="009E3CFF">
      <w:trPr>
        <w:jc w:val="right"/>
      </w:trPr>
      <w:tc>
        <w:tcPr>
          <w:tcW w:w="7371" w:type="dxa"/>
          <w:shd w:val="clear" w:color="auto" w:fill="auto"/>
          <w:tcMar>
            <w:right w:w="28" w:type="dxa"/>
          </w:tcMar>
        </w:tcPr>
        <w:p w:rsidR="00AE596F" w:rsidRPr="004C2206" w:rsidRDefault="00AE596F" w:rsidP="00C20E72">
          <w:pPr>
            <w:pStyle w:val="Huisstijl-Koptekst"/>
            <w:jc w:val="right"/>
          </w:pPr>
          <w:bookmarkStart w:id="253" w:name="bmVoettekstSectie4_2" w:colFirst="0" w:colLast="0"/>
          <w:r>
            <w:t>Wave overtopping at dikes kernel - Test plan</w:t>
          </w:r>
        </w:p>
      </w:tc>
    </w:tr>
    <w:bookmarkEnd w:id="253"/>
  </w:tbl>
  <w:p w:rsidR="00AE596F" w:rsidRPr="006C06A2" w:rsidRDefault="00AE596F"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1220C3">
    <w:pPr>
      <w:pStyle w:val="Footer"/>
    </w:pPr>
    <w:r>
      <w:rPr>
        <w:noProof/>
        <w:lang w:eastAsia="zh-CN"/>
      </w:rPr>
      <mc:AlternateContent>
        <mc:Choice Requires="wps">
          <w:drawing>
            <wp:anchor distT="0" distB="0" distL="114300" distR="114300" simplePos="0" relativeHeight="251660288" behindDoc="0" locked="0" layoutInCell="1" allowOverlap="1" wp14:anchorId="0FFB040B" wp14:editId="2BD6C275">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rPr>
                              <w:trHeight w:val="568"/>
                            </w:trPr>
                            <w:tc>
                              <w:tcPr>
                                <w:tcW w:w="1094" w:type="dxa"/>
                                <w:shd w:val="clear" w:color="auto" w:fill="auto"/>
                                <w:tcMar>
                                  <w:right w:w="85" w:type="dxa"/>
                                </w:tcMar>
                              </w:tcPr>
                              <w:bookmarkStart w:id="254" w:name="bmPagina1" w:colFirst="0" w:colLast="0"/>
                              <w:bookmarkStart w:id="255" w:name="bmTotPag" w:colFirst="0" w:colLast="0"/>
                              <w:p w:rsidR="00AE596F" w:rsidRPr="007D5040" w:rsidRDefault="00AE596F" w:rsidP="00AF57A5">
                                <w:pPr>
                                  <w:pStyle w:val="Huisstijl-Pagina"/>
                                </w:pPr>
                                <w:r>
                                  <w:fldChar w:fldCharType="begin"/>
                                </w:r>
                                <w:r>
                                  <w:instrText xml:space="preserve"> PAGE  \* MERGEFORMAT </w:instrText>
                                </w:r>
                                <w:r>
                                  <w:fldChar w:fldCharType="separate"/>
                                </w:r>
                                <w:r w:rsidR="00761A37">
                                  <w:t>25</w:t>
                                </w:r>
                                <w:r>
                                  <w:fldChar w:fldCharType="end"/>
                                </w:r>
                                <w:r>
                                  <w:t xml:space="preserve"> of </w:t>
                                </w:r>
                                <w:fldSimple w:instr=" DOCVARIABLE  TotAantalPag \* MERGEFORMAT ">
                                  <w:r>
                                    <w:t>28</w:t>
                                  </w:r>
                                </w:fldSimple>
                              </w:p>
                            </w:tc>
                          </w:tr>
                          <w:bookmarkEnd w:id="254"/>
                          <w:bookmarkEnd w:id="255"/>
                        </w:tbl>
                        <w:p w:rsidR="00AE596F" w:rsidRDefault="00AE596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rPr>
                        <w:trHeight w:val="568"/>
                      </w:trPr>
                      <w:tc>
                        <w:tcPr>
                          <w:tcW w:w="1094" w:type="dxa"/>
                          <w:shd w:val="clear" w:color="auto" w:fill="auto"/>
                          <w:tcMar>
                            <w:right w:w="85" w:type="dxa"/>
                          </w:tcMar>
                        </w:tcPr>
                        <w:bookmarkStart w:id="256" w:name="bmPagina1" w:colFirst="0" w:colLast="0"/>
                        <w:bookmarkStart w:id="257" w:name="bmTotPag" w:colFirst="0" w:colLast="0"/>
                        <w:p w:rsidR="00AE596F" w:rsidRPr="007D5040" w:rsidRDefault="00AE596F" w:rsidP="00AF57A5">
                          <w:pPr>
                            <w:pStyle w:val="Huisstijl-Pagina"/>
                          </w:pPr>
                          <w:r>
                            <w:fldChar w:fldCharType="begin"/>
                          </w:r>
                          <w:r>
                            <w:instrText xml:space="preserve"> PAGE  \* MERGEFORMAT </w:instrText>
                          </w:r>
                          <w:r>
                            <w:fldChar w:fldCharType="separate"/>
                          </w:r>
                          <w:r w:rsidR="00761A37">
                            <w:t>25</w:t>
                          </w:r>
                          <w:r>
                            <w:fldChar w:fldCharType="end"/>
                          </w:r>
                          <w:r>
                            <w:t xml:space="preserve"> of </w:t>
                          </w:r>
                          <w:fldSimple w:instr=" DOCVARIABLE  TotAantalPag \* MERGEFORMAT ">
                            <w:r>
                              <w:t>28</w:t>
                            </w:r>
                          </w:fldSimple>
                        </w:p>
                      </w:tc>
                    </w:tr>
                    <w:bookmarkEnd w:id="256"/>
                    <w:bookmarkEnd w:id="257"/>
                  </w:tbl>
                  <w:p w:rsidR="00AE596F" w:rsidRDefault="00AE596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p w:rsidR="00AE596F" w:rsidRPr="004C2206" w:rsidRDefault="00AE596F" w:rsidP="001220C3">
          <w:pPr>
            <w:pStyle w:val="Huisstijl-Koptekst"/>
          </w:pPr>
          <w:bookmarkStart w:id="258" w:name="bmVoettekstSectie4_1" w:colFirst="0" w:colLast="0"/>
          <w:r>
            <w:t>Wave overtopping at dikes kernel - Test plan</w:t>
          </w:r>
        </w:p>
      </w:tc>
    </w:tr>
    <w:bookmarkEnd w:id="258"/>
  </w:tbl>
  <w:p w:rsidR="00AE596F" w:rsidRPr="00EB7C9E" w:rsidRDefault="00AE596F"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96F" w:rsidRDefault="00AE596F">
      <w:r>
        <w:separator/>
      </w:r>
    </w:p>
  </w:footnote>
  <w:footnote w:type="continuationSeparator" w:id="0">
    <w:p w:rsidR="00AE596F" w:rsidRDefault="00AE59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80167">
    <w:r>
      <w:rPr>
        <w:noProof/>
        <w:lang w:eastAsia="zh-CN"/>
      </w:rPr>
      <mc:AlternateContent>
        <mc:Choice Requires="wps">
          <w:drawing>
            <wp:anchor distT="0" distB="0" distL="114300" distR="114300" simplePos="0" relativeHeight="251656192" behindDoc="0" locked="0" layoutInCell="1" allowOverlap="1" wp14:anchorId="04416E6A" wp14:editId="5D358FF4">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E596F">
                            <w:tc>
                              <w:tcPr>
                                <w:tcW w:w="6237" w:type="dxa"/>
                                <w:shd w:val="clear" w:color="auto" w:fill="auto"/>
                              </w:tcPr>
                              <w:p w:rsidR="00AE596F" w:rsidRPr="00564E53" w:rsidRDefault="00AE596F" w:rsidP="00564E53">
                                <w:pPr>
                                  <w:pStyle w:val="Huisstijl-Gegeven"/>
                                </w:pPr>
                                <w:bookmarkStart w:id="1" w:name="bmAuteurs1" w:colFirst="0" w:colLast="0"/>
                                <w:r>
                                  <w:t>J.P. de Waal</w:t>
                                </w:r>
                              </w:p>
                            </w:tc>
                          </w:tr>
                          <w:bookmarkEnd w:id="1"/>
                        </w:tbl>
                        <w:p w:rsidR="00AE596F" w:rsidRDefault="00AE596F" w:rsidP="000369FA">
                          <w:pPr>
                            <w:pStyle w:val="Header"/>
                          </w:pPr>
                        </w:p>
                        <w:p w:rsidR="00AE596F" w:rsidRDefault="00AE59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E596F">
                      <w:tc>
                        <w:tcPr>
                          <w:tcW w:w="6237" w:type="dxa"/>
                          <w:shd w:val="clear" w:color="auto" w:fill="auto"/>
                        </w:tcPr>
                        <w:p w:rsidR="00AE596F" w:rsidRPr="00564E53" w:rsidRDefault="00AE596F" w:rsidP="00564E53">
                          <w:pPr>
                            <w:pStyle w:val="Huisstijl-Gegeven"/>
                          </w:pPr>
                          <w:bookmarkStart w:id="2" w:name="bmAuteurs1" w:colFirst="0" w:colLast="0"/>
                          <w:r>
                            <w:t>J.P. de Waal</w:t>
                          </w:r>
                        </w:p>
                      </w:tc>
                    </w:tr>
                    <w:bookmarkEnd w:id="2"/>
                  </w:tbl>
                  <w:p w:rsidR="00AE596F" w:rsidRDefault="00AE596F" w:rsidP="000369FA">
                    <w:pPr>
                      <w:pStyle w:val="Header"/>
                    </w:pPr>
                  </w:p>
                  <w:p w:rsidR="00AE596F" w:rsidRDefault="00AE596F"/>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6AE06D5D" wp14:editId="3ED06DF0">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3" w:name="bmLogoSectie1_1" w:colFirst="0" w:colLast="0"/>
                                <w:r>
                                  <w:rPr>
                                    <w:noProof/>
                                    <w:lang w:eastAsia="zh-CN"/>
                                  </w:rPr>
                                  <w:drawing>
                                    <wp:inline distT="0" distB="0" distL="0" distR="0" wp14:anchorId="03BAE3B1" wp14:editId="33BDA876">
                                      <wp:extent cx="1225296" cy="352044"/>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AE596F" w:rsidRDefault="00AE596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4" w:name="bmLogoSectie1_1" w:colFirst="0" w:colLast="0"/>
                          <w:r>
                            <w:rPr>
                              <w:noProof/>
                              <w:lang w:eastAsia="zh-CN"/>
                            </w:rPr>
                            <w:drawing>
                              <wp:inline distT="0" distB="0" distL="0" distR="0" wp14:anchorId="03BAE3B1" wp14:editId="33BDA876">
                                <wp:extent cx="1225296" cy="352044"/>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
                  </w:tbl>
                  <w:p w:rsidR="00AE596F" w:rsidRDefault="00AE596F" w:rsidP="00580167"/>
                </w:txbxContent>
              </v:textbox>
              <w10:wrap anchorx="page" anchory="page"/>
            </v:shape>
          </w:pict>
        </mc:Fallback>
      </mc:AlternateContent>
    </w:r>
  </w:p>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E596F" w:rsidRPr="004C2206">
      <w:trPr>
        <w:trHeight w:hRule="exact" w:val="2041"/>
      </w:trPr>
      <w:tc>
        <w:tcPr>
          <w:tcW w:w="6237" w:type="dxa"/>
          <w:shd w:val="clear" w:color="auto" w:fill="auto"/>
        </w:tcPr>
        <w:p w:rsidR="00AE596F" w:rsidRDefault="00AE596F" w:rsidP="00255B9B">
          <w:pPr>
            <w:pStyle w:val="Huisstijl-Titel"/>
          </w:pPr>
          <w:bookmarkStart w:id="5" w:name="bmTitel1" w:colFirst="0" w:colLast="0"/>
          <w:r>
            <w:t>Wave overtopping at dikes kernel</w:t>
          </w:r>
        </w:p>
        <w:p w:rsidR="00AE596F" w:rsidRDefault="00AE596F" w:rsidP="00255B9B">
          <w:pPr>
            <w:pStyle w:val="Huisstijl-Subtitel"/>
          </w:pPr>
        </w:p>
        <w:p w:rsidR="00AE596F" w:rsidRDefault="00AE596F" w:rsidP="00255B9B">
          <w:pPr>
            <w:pStyle w:val="Huisstijl-Subtitel"/>
          </w:pPr>
          <w:r>
            <w:t>Test plan</w:t>
          </w:r>
        </w:p>
      </w:tc>
    </w:tr>
    <w:bookmarkEnd w:id="5"/>
  </w:tbl>
  <w:p w:rsidR="00AE596F" w:rsidRDefault="00AE596F" w:rsidP="00580167">
    <w:pPr>
      <w:rPr>
        <w:lang w:val="en-US"/>
      </w:rPr>
    </w:pPr>
  </w:p>
  <w:p w:rsidR="00AE596F" w:rsidRDefault="00AE596F" w:rsidP="00580167">
    <w:pPr>
      <w:rPr>
        <w:lang w:val="en-US"/>
      </w:rPr>
    </w:pPr>
  </w:p>
  <w:p w:rsidR="00AE596F" w:rsidRDefault="00AE596F" w:rsidP="00580167">
    <w:pPr>
      <w:rPr>
        <w:lang w:val="en-US"/>
      </w:rPr>
    </w:pPr>
  </w:p>
  <w:p w:rsidR="00AE596F" w:rsidRPr="00580167" w:rsidRDefault="00AE596F"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4C2206">
    <w:r>
      <w:rPr>
        <w:noProof/>
        <w:lang w:eastAsia="zh-CN"/>
      </w:rPr>
      <mc:AlternateContent>
        <mc:Choice Requires="wps">
          <w:drawing>
            <wp:anchor distT="0" distB="0" distL="114300" distR="114300" simplePos="0" relativeHeight="251655168" behindDoc="1" locked="0" layoutInCell="1" allowOverlap="1" wp14:anchorId="5D16726B" wp14:editId="413051BB">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48"/>
                          </w:tblGrid>
                          <w:tr w:rsidR="00AE596F" w:rsidTr="00426356">
                            <w:tc>
                              <w:tcPr>
                                <w:tcW w:w="11732" w:type="dxa"/>
                              </w:tcPr>
                              <w:p w:rsidR="00AE596F" w:rsidRDefault="00AE596F" w:rsidP="00CC232D">
                                <w:bookmarkStart w:id="10" w:name="bmLogo0" w:colFirst="0" w:colLast="0"/>
                                <w:r>
                                  <w:rPr>
                                    <w:noProof/>
                                    <w:lang w:eastAsia="zh-CN"/>
                                  </w:rPr>
                                  <w:drawing>
                                    <wp:inline distT="0" distB="0" distL="0" distR="0" wp14:anchorId="0DF48253" wp14:editId="78385A41">
                                      <wp:extent cx="7322820" cy="1035177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51770"/>
                                              </a:xfrm>
                                              <a:prstGeom prst="rect">
                                                <a:avLst/>
                                              </a:prstGeom>
                                            </pic:spPr>
                                          </pic:pic>
                                        </a:graphicData>
                                      </a:graphic>
                                    </wp:inline>
                                  </w:drawing>
                                </w:r>
                              </w:p>
                            </w:tc>
                          </w:tr>
                          <w:bookmarkEnd w:id="10"/>
                        </w:tbl>
                        <w:p w:rsidR="00AE596F" w:rsidRDefault="00AE59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48"/>
                    </w:tblGrid>
                    <w:tr w:rsidR="00AE596F" w:rsidTr="00426356">
                      <w:tc>
                        <w:tcPr>
                          <w:tcW w:w="11732" w:type="dxa"/>
                        </w:tcPr>
                        <w:p w:rsidR="00AE596F" w:rsidRDefault="00AE596F" w:rsidP="00CC232D">
                          <w:bookmarkStart w:id="11" w:name="bmLogo0" w:colFirst="0" w:colLast="0"/>
                          <w:r>
                            <w:rPr>
                              <w:noProof/>
                              <w:lang w:eastAsia="zh-CN"/>
                            </w:rPr>
                            <w:drawing>
                              <wp:inline distT="0" distB="0" distL="0" distR="0" wp14:anchorId="0DF48253" wp14:editId="78385A41">
                                <wp:extent cx="7322820" cy="1035177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51770"/>
                                        </a:xfrm>
                                        <a:prstGeom prst="rect">
                                          <a:avLst/>
                                        </a:prstGeom>
                                      </pic:spPr>
                                    </pic:pic>
                                  </a:graphicData>
                                </a:graphic>
                              </wp:inline>
                            </w:drawing>
                          </w:r>
                        </w:p>
                      </w:tc>
                    </w:tr>
                    <w:bookmarkEnd w:id="11"/>
                  </w:tbl>
                  <w:p w:rsidR="00AE596F" w:rsidRDefault="00AE596F"/>
                </w:txbxContent>
              </v:textbox>
              <w10:wrap anchorx="page" anchory="page"/>
            </v:shape>
          </w:pict>
        </mc:Fallback>
      </mc:AlternateContent>
    </w:r>
  </w:p>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E596F" w:rsidRPr="004C2206">
      <w:trPr>
        <w:trHeight w:hRule="exact" w:val="2041"/>
      </w:trPr>
      <w:tc>
        <w:tcPr>
          <w:tcW w:w="5245" w:type="dxa"/>
          <w:shd w:val="clear" w:color="auto" w:fill="auto"/>
        </w:tcPr>
        <w:p w:rsidR="00AE596F" w:rsidRDefault="00AE596F" w:rsidP="00255B9B">
          <w:pPr>
            <w:pStyle w:val="Huisstijl-Titel"/>
          </w:pPr>
          <w:bookmarkStart w:id="12" w:name="bmTitel0" w:colFirst="0" w:colLast="0"/>
          <w:r>
            <w:t>Wave overtopping at dikes kernel</w:t>
          </w:r>
        </w:p>
        <w:p w:rsidR="00AE596F" w:rsidRDefault="00AE596F" w:rsidP="00255B9B">
          <w:pPr>
            <w:pStyle w:val="Huisstijl-Subtitel"/>
          </w:pPr>
        </w:p>
        <w:p w:rsidR="00AE596F" w:rsidRDefault="00AE596F" w:rsidP="00255B9B">
          <w:pPr>
            <w:pStyle w:val="Huisstijl-Subtitel"/>
          </w:pPr>
          <w:r>
            <w:t>Test plan</w:t>
          </w:r>
        </w:p>
      </w:tc>
    </w:tr>
    <w:bookmarkEnd w:id="12"/>
  </w:tbl>
  <w:p w:rsidR="00AE596F" w:rsidRDefault="00AE596F" w:rsidP="00A1473F">
    <w:pPr>
      <w:rPr>
        <w:lang w:val="en-US"/>
      </w:rPr>
    </w:pPr>
  </w:p>
  <w:p w:rsidR="00AE596F" w:rsidRDefault="00AE596F" w:rsidP="00A1473F">
    <w:pPr>
      <w:rPr>
        <w:lang w:val="en-US"/>
      </w:rPr>
    </w:pPr>
  </w:p>
  <w:p w:rsidR="00AE596F" w:rsidRDefault="00AE596F" w:rsidP="00A1473F">
    <w:pPr>
      <w:rPr>
        <w:lang w:val="en-US"/>
      </w:rPr>
    </w:pPr>
  </w:p>
  <w:p w:rsidR="00AE596F" w:rsidRDefault="00AE596F"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72ACD">
    <w:pPr>
      <w:pStyle w:val="Header"/>
    </w:pPr>
  </w:p>
  <w:p w:rsidR="00AE596F" w:rsidRDefault="00AE596F" w:rsidP="00672ACD">
    <w:pPr>
      <w:pStyle w:val="Header"/>
    </w:pPr>
  </w:p>
  <w:p w:rsidR="00AE596F" w:rsidRDefault="00AE596F" w:rsidP="00672ACD">
    <w:pPr>
      <w:pStyle w:val="Header"/>
    </w:pPr>
  </w:p>
  <w:p w:rsidR="00AE596F" w:rsidRDefault="00AE596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E596F" w:rsidRPr="004C2206">
      <w:tc>
        <w:tcPr>
          <w:tcW w:w="4004" w:type="dxa"/>
          <w:gridSpan w:val="2"/>
          <w:shd w:val="clear" w:color="auto" w:fill="auto"/>
        </w:tcPr>
        <w:p w:rsidR="00AE596F" w:rsidRPr="00EF1CDD" w:rsidRDefault="00AE596F" w:rsidP="00255B9B">
          <w:pPr>
            <w:pStyle w:val="Huisstijl-Gegeven"/>
          </w:pPr>
          <w:bookmarkStart w:id="30" w:name="tblGegevensSectie2b" w:colFirst="0" w:colLast="3"/>
        </w:p>
      </w:tc>
      <w:tc>
        <w:tcPr>
          <w:tcW w:w="4745" w:type="dxa"/>
          <w:gridSpan w:val="3"/>
          <w:tcBorders>
            <w:left w:val="nil"/>
          </w:tcBorders>
          <w:shd w:val="clear" w:color="auto" w:fill="auto"/>
        </w:tcPr>
        <w:p w:rsidR="00AE596F" w:rsidRDefault="00AE596F" w:rsidP="00255B9B">
          <w:pPr>
            <w:pStyle w:val="Huisstijl-Kopje"/>
          </w:pPr>
          <w:r>
            <w:t>Title</w:t>
          </w:r>
        </w:p>
        <w:p w:rsidR="00AE596F" w:rsidRPr="00EF1CDD" w:rsidRDefault="00AE596F" w:rsidP="00255B9B">
          <w:pPr>
            <w:pStyle w:val="Huisstijl-Gegeven"/>
          </w:pPr>
          <w:r>
            <w:t>Wave overtopping at dikes kernel</w:t>
          </w:r>
        </w:p>
      </w:tc>
    </w:tr>
    <w:tr w:rsidR="00AE596F" w:rsidRPr="004C2206">
      <w:tc>
        <w:tcPr>
          <w:tcW w:w="5246" w:type="dxa"/>
          <w:gridSpan w:val="3"/>
          <w:shd w:val="clear" w:color="auto" w:fill="auto"/>
        </w:tcPr>
        <w:p w:rsidR="00AE596F" w:rsidRPr="004C2206" w:rsidRDefault="00AE596F" w:rsidP="00255B9B">
          <w:pPr>
            <w:pStyle w:val="Huisstijl-Gegeven"/>
          </w:pPr>
        </w:p>
      </w:tc>
      <w:tc>
        <w:tcPr>
          <w:tcW w:w="3503" w:type="dxa"/>
          <w:gridSpan w:val="2"/>
        </w:tcPr>
        <w:p w:rsidR="00AE596F" w:rsidRPr="004C2206" w:rsidRDefault="00AE596F" w:rsidP="00255B9B">
          <w:pPr>
            <w:pStyle w:val="Huisstijl-Gegeven"/>
          </w:pPr>
        </w:p>
      </w:tc>
    </w:tr>
    <w:tr w:rsidR="00AE596F" w:rsidRPr="004C2206">
      <w:tc>
        <w:tcPr>
          <w:tcW w:w="2694" w:type="dxa"/>
          <w:shd w:val="clear" w:color="auto" w:fill="auto"/>
        </w:tcPr>
        <w:p w:rsidR="00AE596F" w:rsidRDefault="00AE596F" w:rsidP="00255B9B">
          <w:pPr>
            <w:pStyle w:val="Huisstijl-Kopje"/>
          </w:pPr>
          <w:r>
            <w:t>Client</w:t>
          </w:r>
        </w:p>
        <w:p w:rsidR="00AE596F" w:rsidRPr="004C2206" w:rsidRDefault="00AE596F" w:rsidP="00255B9B">
          <w:pPr>
            <w:pStyle w:val="Huisstijl-Gegeven"/>
          </w:pPr>
          <w:r>
            <w:t>Rijkswaterstaat</w:t>
          </w:r>
        </w:p>
      </w:tc>
      <w:tc>
        <w:tcPr>
          <w:tcW w:w="2552" w:type="dxa"/>
          <w:gridSpan w:val="2"/>
          <w:shd w:val="clear" w:color="auto" w:fill="auto"/>
        </w:tcPr>
        <w:p w:rsidR="00AE596F" w:rsidRDefault="00AE596F" w:rsidP="00255B9B">
          <w:pPr>
            <w:pStyle w:val="Huisstijl-Kopje"/>
          </w:pPr>
          <w:r>
            <w:t>Project</w:t>
          </w:r>
        </w:p>
        <w:p w:rsidR="00AE596F" w:rsidRPr="004C2206" w:rsidRDefault="00AE596F" w:rsidP="00255B9B">
          <w:pPr>
            <w:pStyle w:val="Huisstijl-Gegeven"/>
          </w:pPr>
          <w:r>
            <w:t>-</w:t>
          </w:r>
        </w:p>
      </w:tc>
      <w:tc>
        <w:tcPr>
          <w:tcW w:w="2552" w:type="dxa"/>
        </w:tcPr>
        <w:p w:rsidR="00AE596F" w:rsidRDefault="00AE596F" w:rsidP="00255B9B">
          <w:pPr>
            <w:pStyle w:val="Huisstijl-Kopje"/>
          </w:pPr>
          <w:r>
            <w:t>Pages</w:t>
          </w:r>
        </w:p>
        <w:p w:rsidR="00AE596F" w:rsidRPr="004C2206" w:rsidRDefault="00AE596F" w:rsidP="00255B9B">
          <w:pPr>
            <w:pStyle w:val="Huisstijl-Gegeven"/>
          </w:pPr>
          <w:fldSimple w:instr=" DOCVARIABLE  TotAantalPag  \* MERGEFORMAT ">
            <w:r>
              <w:t>28</w:t>
            </w:r>
          </w:fldSimple>
        </w:p>
      </w:tc>
      <w:tc>
        <w:tcPr>
          <w:tcW w:w="951" w:type="dxa"/>
        </w:tcPr>
        <w:p w:rsidR="00AE596F" w:rsidRPr="004C2206" w:rsidRDefault="00AE596F" w:rsidP="00BD2DBD">
          <w:pPr>
            <w:pStyle w:val="Huisstijl-Gegeven"/>
          </w:pPr>
        </w:p>
      </w:tc>
    </w:tr>
    <w:tr w:rsidR="00AE596F" w:rsidRPr="004C2206">
      <w:tc>
        <w:tcPr>
          <w:tcW w:w="8749" w:type="dxa"/>
          <w:gridSpan w:val="5"/>
          <w:shd w:val="clear" w:color="auto" w:fill="auto"/>
        </w:tcPr>
        <w:p w:rsidR="00AE596F" w:rsidRPr="004C2206" w:rsidRDefault="00AE596F" w:rsidP="00A22DA3">
          <w:pPr>
            <w:pStyle w:val="Huisstijl-Gegeven"/>
            <w:tabs>
              <w:tab w:val="left" w:pos="2552"/>
            </w:tabs>
          </w:pPr>
        </w:p>
      </w:tc>
    </w:tr>
  </w:tbl>
  <w:bookmarkEnd w:id="30"/>
  <w:p w:rsidR="00AE596F" w:rsidRPr="00672ACD" w:rsidRDefault="00AE596F" w:rsidP="00672ACD">
    <w:pPr>
      <w:pStyle w:val="Header"/>
    </w:pPr>
    <w:r>
      <w:rPr>
        <w:noProof/>
        <w:lang w:eastAsia="zh-CN"/>
      </w:rPr>
      <mc:AlternateContent>
        <mc:Choice Requires="wps">
          <w:drawing>
            <wp:anchor distT="0" distB="0" distL="114300" distR="114300" simplePos="0" relativeHeight="251657216" behindDoc="1" locked="1" layoutInCell="1" allowOverlap="1" wp14:anchorId="75BC4B1F" wp14:editId="539ADC7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bookmarkStart w:id="31" w:name="bmLogoSectie2_2" w:colFirst="0" w:colLast="0"/>
                                <w:r>
                                  <w:rPr>
                                    <w:noProof/>
                                    <w:lang w:eastAsia="zh-CN"/>
                                  </w:rPr>
                                  <w:drawing>
                                    <wp:inline distT="0" distB="0" distL="0" distR="0" wp14:anchorId="24EB60FB" wp14:editId="74F4504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
                        </w:tbl>
                        <w:p w:rsidR="00AE596F" w:rsidRDefault="00AE596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bookmarkStart w:id="32" w:name="bmLogoSectie2_2" w:colFirst="0" w:colLast="0"/>
                          <w:r>
                            <w:rPr>
                              <w:noProof/>
                              <w:lang w:eastAsia="zh-CN"/>
                            </w:rPr>
                            <w:drawing>
                              <wp:inline distT="0" distB="0" distL="0" distR="0" wp14:anchorId="24EB60FB" wp14:editId="74F4504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AE596F" w:rsidRDefault="00AE596F"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C6157">
    <w:pPr>
      <w:pStyle w:val="Header"/>
    </w:pPr>
    <w:r>
      <w:rPr>
        <w:noProof/>
        <w:lang w:eastAsia="zh-CN"/>
      </w:rPr>
      <mc:AlternateContent>
        <mc:Choice Requires="wps">
          <w:drawing>
            <wp:anchor distT="0" distB="0" distL="114300" distR="114300" simplePos="0" relativeHeight="251652096" behindDoc="1" locked="1" layoutInCell="1" allowOverlap="1" wp14:anchorId="7707E8BD" wp14:editId="0578870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33" w:name="bmLogoSectie2_1" w:colFirst="0" w:colLast="0"/>
                                <w:r>
                                  <w:rPr>
                                    <w:noProof/>
                                    <w:lang w:eastAsia="zh-CN"/>
                                  </w:rPr>
                                  <w:drawing>
                                    <wp:inline distT="0" distB="0" distL="0" distR="0" wp14:anchorId="5BB89E7D" wp14:editId="54A5146D">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AE596F" w:rsidRDefault="00AE596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34" w:name="bmLogoSectie2_1" w:colFirst="0" w:colLast="0"/>
                          <w:r>
                            <w:rPr>
                              <w:noProof/>
                              <w:lang w:eastAsia="zh-CN"/>
                            </w:rPr>
                            <w:drawing>
                              <wp:inline distT="0" distB="0" distL="0" distR="0" wp14:anchorId="5BB89E7D" wp14:editId="54A5146D">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
                  </w:tbl>
                  <w:p w:rsidR="00AE596F" w:rsidRDefault="00AE596F" w:rsidP="001A6A5C"/>
                </w:txbxContent>
              </v:textbox>
              <w10:wrap anchorx="page" anchory="page"/>
              <w10:anchorlock/>
            </v:shape>
          </w:pict>
        </mc:Fallback>
      </mc:AlternateContent>
    </w:r>
  </w:p>
  <w:p w:rsidR="00AE596F" w:rsidRDefault="00AE596F" w:rsidP="005C6157">
    <w:pPr>
      <w:pStyle w:val="Header"/>
    </w:pPr>
  </w:p>
  <w:p w:rsidR="00AE596F" w:rsidRDefault="00AE596F" w:rsidP="005C6157">
    <w:pPr>
      <w:pStyle w:val="Header"/>
    </w:pPr>
  </w:p>
  <w:p w:rsidR="00AE596F" w:rsidRDefault="00AE596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E596F" w:rsidRPr="004C2206">
      <w:tc>
        <w:tcPr>
          <w:tcW w:w="8749" w:type="dxa"/>
          <w:gridSpan w:val="4"/>
          <w:shd w:val="clear" w:color="auto" w:fill="auto"/>
        </w:tcPr>
        <w:p w:rsidR="00AE596F" w:rsidRDefault="00AE596F" w:rsidP="00255B9B">
          <w:pPr>
            <w:pStyle w:val="Huisstijl-Kopje"/>
          </w:pPr>
          <w:bookmarkStart w:id="35" w:name="tblGegevensSectie2a" w:colFirst="0" w:colLast="3"/>
          <w:r>
            <w:t>Title</w:t>
          </w:r>
        </w:p>
        <w:p w:rsidR="00AE596F" w:rsidRPr="00EF1CDD" w:rsidRDefault="00AE596F" w:rsidP="00255B9B">
          <w:pPr>
            <w:pStyle w:val="Huisstijl-Gegeven"/>
          </w:pPr>
          <w:r>
            <w:t>Wave overtopping at dikes kernel</w:t>
          </w:r>
        </w:p>
      </w:tc>
    </w:tr>
    <w:tr w:rsidR="00AE596F" w:rsidRPr="004C2206">
      <w:tc>
        <w:tcPr>
          <w:tcW w:w="5246" w:type="dxa"/>
          <w:gridSpan w:val="2"/>
          <w:shd w:val="clear" w:color="auto" w:fill="auto"/>
        </w:tcPr>
        <w:p w:rsidR="00AE596F" w:rsidRPr="004C2206" w:rsidRDefault="00AE596F" w:rsidP="00255B9B">
          <w:pPr>
            <w:pStyle w:val="Huisstijl-Gegeven"/>
          </w:pPr>
        </w:p>
      </w:tc>
      <w:tc>
        <w:tcPr>
          <w:tcW w:w="3503" w:type="dxa"/>
          <w:gridSpan w:val="2"/>
        </w:tcPr>
        <w:p w:rsidR="00AE596F" w:rsidRPr="004C2206" w:rsidRDefault="00AE596F" w:rsidP="00255B9B">
          <w:pPr>
            <w:pStyle w:val="Huisstijl-Gegeven"/>
          </w:pPr>
        </w:p>
      </w:tc>
    </w:tr>
    <w:tr w:rsidR="00AE596F" w:rsidRPr="004C2206">
      <w:tc>
        <w:tcPr>
          <w:tcW w:w="2694" w:type="dxa"/>
          <w:shd w:val="clear" w:color="auto" w:fill="auto"/>
        </w:tcPr>
        <w:p w:rsidR="00AE596F" w:rsidRDefault="00AE596F" w:rsidP="00255B9B">
          <w:pPr>
            <w:pStyle w:val="Huisstijl-Kopje"/>
          </w:pPr>
          <w:r>
            <w:t>Client</w:t>
          </w:r>
        </w:p>
        <w:p w:rsidR="00AE596F" w:rsidRPr="004C2206" w:rsidRDefault="00AE596F" w:rsidP="00255B9B">
          <w:pPr>
            <w:pStyle w:val="Huisstijl-Gegeven"/>
          </w:pPr>
          <w:r>
            <w:t>Rijkswaterstaat</w:t>
          </w:r>
        </w:p>
      </w:tc>
      <w:tc>
        <w:tcPr>
          <w:tcW w:w="2552" w:type="dxa"/>
          <w:shd w:val="clear" w:color="auto" w:fill="auto"/>
        </w:tcPr>
        <w:p w:rsidR="00AE596F" w:rsidRDefault="00AE596F" w:rsidP="00255B9B">
          <w:pPr>
            <w:pStyle w:val="Huisstijl-Kopje"/>
          </w:pPr>
          <w:r>
            <w:t>Project</w:t>
          </w:r>
        </w:p>
        <w:p w:rsidR="00AE596F" w:rsidRPr="004C2206" w:rsidRDefault="00AE596F" w:rsidP="00255B9B">
          <w:pPr>
            <w:pStyle w:val="Huisstijl-Gegeven"/>
          </w:pPr>
          <w:r>
            <w:t>-</w:t>
          </w:r>
        </w:p>
      </w:tc>
      <w:tc>
        <w:tcPr>
          <w:tcW w:w="2552" w:type="dxa"/>
        </w:tcPr>
        <w:p w:rsidR="00AE596F" w:rsidRDefault="00AE596F" w:rsidP="00255B9B">
          <w:pPr>
            <w:pStyle w:val="Huisstijl-Kopje"/>
          </w:pPr>
          <w:r>
            <w:t>Pages</w:t>
          </w:r>
        </w:p>
        <w:p w:rsidR="00AE596F" w:rsidRPr="004C2206" w:rsidRDefault="00AE596F" w:rsidP="00255B9B">
          <w:pPr>
            <w:pStyle w:val="Huisstijl-Gegeven"/>
          </w:pPr>
          <w:fldSimple w:instr=" DOCVARIABLE  TotAantalPag  \* MERGEFORMAT ">
            <w:r>
              <w:t>28</w:t>
            </w:r>
          </w:fldSimple>
        </w:p>
      </w:tc>
      <w:tc>
        <w:tcPr>
          <w:tcW w:w="951" w:type="dxa"/>
        </w:tcPr>
        <w:p w:rsidR="00AE596F" w:rsidRPr="004C2206" w:rsidRDefault="00AE596F" w:rsidP="00BD2DBD">
          <w:pPr>
            <w:pStyle w:val="Huisstijl-Gegeven"/>
          </w:pPr>
        </w:p>
      </w:tc>
    </w:tr>
    <w:tr w:rsidR="00AE596F" w:rsidRPr="004C2206">
      <w:tc>
        <w:tcPr>
          <w:tcW w:w="8749" w:type="dxa"/>
          <w:gridSpan w:val="4"/>
          <w:shd w:val="clear" w:color="auto" w:fill="auto"/>
        </w:tcPr>
        <w:p w:rsidR="00AE596F" w:rsidRPr="004C2206" w:rsidRDefault="00AE596F" w:rsidP="005C6157">
          <w:pPr>
            <w:pStyle w:val="Huisstijl-Gegeven"/>
            <w:tabs>
              <w:tab w:val="left" w:pos="2552"/>
            </w:tabs>
          </w:pPr>
        </w:p>
      </w:tc>
    </w:tr>
    <w:bookmarkEnd w:id="35"/>
  </w:tbl>
  <w:p w:rsidR="00AE596F" w:rsidRPr="005C6157" w:rsidRDefault="00AE596F"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C6157">
    <w:pPr>
      <w:pStyle w:val="Header"/>
    </w:pPr>
    <w:r>
      <w:rPr>
        <w:noProof/>
        <w:lang w:eastAsia="zh-CN"/>
      </w:rPr>
      <mc:AlternateContent>
        <mc:Choice Requires="wps">
          <w:drawing>
            <wp:anchor distT="0" distB="0" distL="114300" distR="114300" simplePos="0" relativeHeight="251651072" behindDoc="1" locked="0" layoutInCell="1" allowOverlap="1" wp14:anchorId="7BE02460" wp14:editId="60E0701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E596F">
                            <w:trPr>
                              <w:trHeight w:val="1701"/>
                            </w:trPr>
                            <w:tc>
                              <w:tcPr>
                                <w:tcW w:w="5103" w:type="dxa"/>
                                <w:shd w:val="clear" w:color="auto" w:fill="auto"/>
                              </w:tcPr>
                              <w:p w:rsidR="00AE596F" w:rsidRDefault="00AE596F" w:rsidP="00A2242F"/>
                            </w:tc>
                          </w:tr>
                        </w:tbl>
                        <w:p w:rsidR="00AE596F" w:rsidRDefault="00AE596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E596F">
                      <w:trPr>
                        <w:trHeight w:val="1701"/>
                      </w:trPr>
                      <w:tc>
                        <w:tcPr>
                          <w:tcW w:w="5103" w:type="dxa"/>
                          <w:shd w:val="clear" w:color="auto" w:fill="auto"/>
                        </w:tcPr>
                        <w:p w:rsidR="00AE596F" w:rsidRDefault="00AE596F" w:rsidP="00A2242F"/>
                      </w:tc>
                    </w:tr>
                  </w:tbl>
                  <w:p w:rsidR="00AE596F" w:rsidRDefault="00AE596F" w:rsidP="005C6157"/>
                </w:txbxContent>
              </v:textbox>
              <w10:wrap anchorx="margin" anchory="page"/>
            </v:shape>
          </w:pict>
        </mc:Fallback>
      </mc:AlternateContent>
    </w:r>
  </w:p>
  <w:p w:rsidR="00AE596F" w:rsidRDefault="00AE596F" w:rsidP="005C6157">
    <w:pPr>
      <w:pStyle w:val="Header"/>
    </w:pPr>
  </w:p>
  <w:p w:rsidR="00AE596F" w:rsidRDefault="00AE596F" w:rsidP="005C6157">
    <w:pPr>
      <w:pStyle w:val="Header"/>
    </w:pPr>
  </w:p>
  <w:p w:rsidR="00AE596F" w:rsidRDefault="00AE596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E596F" w:rsidRPr="004C2206">
      <w:tc>
        <w:tcPr>
          <w:tcW w:w="8735" w:type="dxa"/>
          <w:gridSpan w:val="4"/>
          <w:shd w:val="clear" w:color="auto" w:fill="auto"/>
        </w:tcPr>
        <w:p w:rsidR="00AE596F" w:rsidRPr="00EF1CDD" w:rsidRDefault="00AE596F" w:rsidP="005C6157">
          <w:pPr>
            <w:pStyle w:val="Huisstijl-Gegeven"/>
          </w:pPr>
        </w:p>
      </w:tc>
    </w:tr>
    <w:tr w:rsidR="00AE596F" w:rsidRPr="004C2206">
      <w:tc>
        <w:tcPr>
          <w:tcW w:w="5104" w:type="dxa"/>
          <w:gridSpan w:val="2"/>
          <w:shd w:val="clear" w:color="auto" w:fill="auto"/>
        </w:tcPr>
        <w:p w:rsidR="00AE596F" w:rsidRPr="004C2206" w:rsidRDefault="00AE596F" w:rsidP="005C6157">
          <w:pPr>
            <w:tabs>
              <w:tab w:val="left" w:pos="1680"/>
            </w:tabs>
            <w:ind w:left="1680" w:hanging="1680"/>
          </w:pPr>
        </w:p>
      </w:tc>
      <w:tc>
        <w:tcPr>
          <w:tcW w:w="3631" w:type="dxa"/>
          <w:gridSpan w:val="2"/>
        </w:tcPr>
        <w:p w:rsidR="00AE596F" w:rsidRPr="004C2206" w:rsidRDefault="00AE596F" w:rsidP="005C6157">
          <w:pPr>
            <w:pStyle w:val="Huisstijl-Gegeven"/>
            <w:tabs>
              <w:tab w:val="left" w:pos="2552"/>
            </w:tabs>
          </w:pPr>
        </w:p>
      </w:tc>
    </w:tr>
    <w:tr w:rsidR="00AE596F" w:rsidRPr="004C2206">
      <w:tc>
        <w:tcPr>
          <w:tcW w:w="2552" w:type="dxa"/>
          <w:shd w:val="clear" w:color="auto" w:fill="auto"/>
        </w:tcPr>
        <w:p w:rsidR="00AE596F" w:rsidRPr="004C2206" w:rsidRDefault="00AE596F" w:rsidP="005C6157">
          <w:pPr>
            <w:pStyle w:val="Huisstijl-Gegeven"/>
          </w:pPr>
        </w:p>
      </w:tc>
      <w:tc>
        <w:tcPr>
          <w:tcW w:w="2552" w:type="dxa"/>
          <w:shd w:val="clear" w:color="auto" w:fill="auto"/>
        </w:tcPr>
        <w:p w:rsidR="00AE596F" w:rsidRPr="004C2206" w:rsidRDefault="00AE596F" w:rsidP="005C6157">
          <w:pPr>
            <w:tabs>
              <w:tab w:val="left" w:pos="1680"/>
            </w:tabs>
            <w:ind w:left="1680" w:hanging="1680"/>
          </w:pPr>
        </w:p>
      </w:tc>
      <w:tc>
        <w:tcPr>
          <w:tcW w:w="2552" w:type="dxa"/>
        </w:tcPr>
        <w:p w:rsidR="00AE596F" w:rsidRPr="004C2206" w:rsidRDefault="00AE596F" w:rsidP="005C6157">
          <w:pPr>
            <w:pStyle w:val="Huisstijl-Gegeven"/>
            <w:tabs>
              <w:tab w:val="left" w:pos="2552"/>
            </w:tabs>
          </w:pPr>
        </w:p>
      </w:tc>
      <w:tc>
        <w:tcPr>
          <w:tcW w:w="1079" w:type="dxa"/>
        </w:tcPr>
        <w:p w:rsidR="00AE596F" w:rsidRPr="004C2206" w:rsidRDefault="00AE596F" w:rsidP="005C6157">
          <w:pPr>
            <w:pStyle w:val="Huisstijl-Gegeven"/>
            <w:tabs>
              <w:tab w:val="left" w:pos="2552"/>
            </w:tabs>
          </w:pPr>
        </w:p>
      </w:tc>
    </w:tr>
  </w:tbl>
  <w:p w:rsidR="00AE596F" w:rsidRPr="00B170CC" w:rsidRDefault="00AE596F"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B24026">
    <w:pPr>
      <w:pStyle w:val="Header"/>
    </w:pPr>
    <w:r>
      <w:rPr>
        <w:noProof/>
        <w:lang w:eastAsia="zh-CN"/>
      </w:rPr>
      <mc:AlternateContent>
        <mc:Choice Requires="wps">
          <w:drawing>
            <wp:anchor distT="0" distB="0" distL="114300" distR="114300" simplePos="0" relativeHeight="251662336" behindDoc="0" locked="0" layoutInCell="1" allowOverlap="1" wp14:anchorId="1D39B81E" wp14:editId="4A59177C">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Pr>
                              <w:p w:rsidR="00AE596F" w:rsidRDefault="00AE596F" w:rsidP="001220C3">
                                <w:pPr>
                                  <w:pStyle w:val="Huisstijl-Koptekst"/>
                                  <w:jc w:val="right"/>
                                </w:pPr>
                                <w:bookmarkStart w:id="104" w:name="bmKoptekstSectie3_2" w:colFirst="0" w:colLast="0"/>
                                <w:r>
                                  <w:t>23 October 2017, final</w:t>
                                </w:r>
                              </w:p>
                            </w:tc>
                          </w:tr>
                          <w:bookmarkEnd w:id="104"/>
                        </w:tbl>
                        <w:p w:rsidR="00AE596F" w:rsidRDefault="00AE596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Pr>
                        <w:p w:rsidR="00AE596F" w:rsidRDefault="00AE596F" w:rsidP="001220C3">
                          <w:pPr>
                            <w:pStyle w:val="Huisstijl-Koptekst"/>
                            <w:jc w:val="right"/>
                          </w:pPr>
                          <w:bookmarkStart w:id="105" w:name="bmKoptekstSectie3_2" w:colFirst="0" w:colLast="0"/>
                          <w:r>
                            <w:t>23 October 2017, final</w:t>
                          </w:r>
                        </w:p>
                      </w:tc>
                    </w:tr>
                    <w:bookmarkEnd w:id="105"/>
                  </w:tbl>
                  <w:p w:rsidR="00AE596F" w:rsidRDefault="00AE596F" w:rsidP="001220C3"/>
                </w:txbxContent>
              </v:textbox>
              <w10:wrap anchorx="margin"/>
            </v:shape>
          </w:pict>
        </mc:Fallback>
      </mc:AlternateContent>
    </w:r>
  </w:p>
  <w:p w:rsidR="00AE596F" w:rsidRPr="00982765" w:rsidRDefault="00AE596F" w:rsidP="00B24026">
    <w:pPr>
      <w:pStyle w:val="Header"/>
    </w:pPr>
    <w:r>
      <w:rPr>
        <w:noProof/>
        <w:lang w:eastAsia="zh-CN"/>
      </w:rPr>
      <mc:AlternateContent>
        <mc:Choice Requires="wps">
          <w:drawing>
            <wp:anchor distT="0" distB="0" distL="114300" distR="114300" simplePos="0" relativeHeight="251658240" behindDoc="1" locked="1" layoutInCell="1" allowOverlap="1" wp14:anchorId="56E6DFEA" wp14:editId="7228F51D">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bookmarkStart w:id="106" w:name="bmLogoSectie3_2" w:colFirst="0" w:colLast="0"/>
                                <w:r>
                                  <w:rPr>
                                    <w:noProof/>
                                    <w:lang w:eastAsia="zh-CN"/>
                                  </w:rPr>
                                  <w:drawing>
                                    <wp:inline distT="0" distB="0" distL="0" distR="0" wp14:anchorId="5C0D6C78" wp14:editId="0A070D64">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6"/>
                        </w:tbl>
                        <w:p w:rsidR="00AE596F" w:rsidRDefault="00AE596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bookmarkStart w:id="107" w:name="bmLogoSectie3_2" w:colFirst="0" w:colLast="0"/>
                          <w:r>
                            <w:rPr>
                              <w:noProof/>
                              <w:lang w:eastAsia="zh-CN"/>
                            </w:rPr>
                            <w:drawing>
                              <wp:inline distT="0" distB="0" distL="0" distR="0" wp14:anchorId="5C0D6C78" wp14:editId="0A070D64">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7"/>
                  </w:tbl>
                  <w:p w:rsidR="00AE596F" w:rsidRDefault="00AE596F" w:rsidP="00B24026"/>
                </w:txbxContent>
              </v:textbox>
              <w10:wrap anchorx="margin" anchory="page"/>
              <w10:anchorlock/>
            </v:shape>
          </w:pict>
        </mc:Fallback>
      </mc:AlternateContent>
    </w:r>
  </w:p>
  <w:p w:rsidR="00AE596F" w:rsidRPr="00672ACD" w:rsidRDefault="00AE596F" w:rsidP="00B24026">
    <w:pPr>
      <w:pStyle w:val="Header"/>
    </w:pPr>
  </w:p>
  <w:p w:rsidR="00AE596F" w:rsidRPr="00B24026" w:rsidRDefault="00AE596F"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E596F" w:rsidRPr="004C2206">
      <w:tc>
        <w:tcPr>
          <w:tcW w:w="5529" w:type="dxa"/>
          <w:shd w:val="clear" w:color="auto" w:fill="auto"/>
        </w:tcPr>
        <w:p w:rsidR="00AE596F" w:rsidRPr="004C2206" w:rsidRDefault="00AE596F" w:rsidP="00A00A21">
          <w:pPr>
            <w:pStyle w:val="Huisstijl-Koptekst"/>
          </w:pPr>
          <w:bookmarkStart w:id="108" w:name="bmKoptekstSectie3_1" w:colFirst="0" w:colLast="0"/>
          <w:r>
            <w:t>23 October 2017, final</w:t>
          </w:r>
        </w:p>
      </w:tc>
    </w:tr>
  </w:tbl>
  <w:bookmarkEnd w:id="108"/>
  <w:p w:rsidR="00AE596F" w:rsidRPr="00982765" w:rsidRDefault="00AE596F" w:rsidP="00A00A21">
    <w:pPr>
      <w:pStyle w:val="Header"/>
    </w:pPr>
    <w:r>
      <w:rPr>
        <w:noProof/>
        <w:lang w:eastAsia="zh-CN"/>
      </w:rPr>
      <mc:AlternateContent>
        <mc:Choice Requires="wps">
          <w:drawing>
            <wp:anchor distT="0" distB="0" distL="114300" distR="114300" simplePos="0" relativeHeight="251653120" behindDoc="1" locked="1" layoutInCell="1" allowOverlap="1" wp14:anchorId="285042F6" wp14:editId="2A25A0B9">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109" w:name="bmLogoSectie3_1" w:colFirst="0" w:colLast="0"/>
                                <w:r>
                                  <w:rPr>
                                    <w:noProof/>
                                    <w:lang w:eastAsia="zh-CN"/>
                                  </w:rPr>
                                  <w:drawing>
                                    <wp:inline distT="0" distB="0" distL="0" distR="0" wp14:anchorId="4B9967FB" wp14:editId="5736D9EE">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9"/>
                        </w:tbl>
                        <w:p w:rsidR="00AE596F" w:rsidRDefault="00AE596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110" w:name="bmLogoSectie3_1" w:colFirst="0" w:colLast="0"/>
                          <w:r>
                            <w:rPr>
                              <w:noProof/>
                              <w:lang w:eastAsia="zh-CN"/>
                            </w:rPr>
                            <w:drawing>
                              <wp:inline distT="0" distB="0" distL="0" distR="0" wp14:anchorId="4B9967FB" wp14:editId="5736D9EE">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10"/>
                  </w:tbl>
                  <w:p w:rsidR="00AE596F" w:rsidRDefault="00AE596F"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B24026">
    <w:pPr>
      <w:pStyle w:val="Header"/>
    </w:pPr>
    <w:r>
      <w:rPr>
        <w:noProof/>
        <w:lang w:eastAsia="zh-CN"/>
      </w:rPr>
      <mc:AlternateContent>
        <mc:Choice Requires="wps">
          <w:drawing>
            <wp:anchor distT="0" distB="0" distL="114300" distR="114300" simplePos="0" relativeHeight="251661312" behindDoc="0" locked="0" layoutInCell="1" allowOverlap="1" wp14:anchorId="7D505FA9" wp14:editId="0F72E164">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Mar>
                                  <w:right w:w="85" w:type="dxa"/>
                                </w:tcMar>
                              </w:tcPr>
                              <w:p w:rsidR="00AE596F" w:rsidRDefault="00AE596F" w:rsidP="001220C3">
                                <w:pPr>
                                  <w:pStyle w:val="Huisstijl-Koptekst"/>
                                  <w:jc w:val="right"/>
                                </w:pPr>
                                <w:bookmarkStart w:id="244" w:name="bmKoptekstSectie4_2" w:colFirst="0" w:colLast="0"/>
                                <w:r>
                                  <w:t>23 October 2017, final</w:t>
                                </w:r>
                              </w:p>
                            </w:tc>
                          </w:tr>
                          <w:bookmarkEnd w:id="244"/>
                        </w:tbl>
                        <w:p w:rsidR="00AE596F" w:rsidRDefault="00AE596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Mar>
                            <w:right w:w="85" w:type="dxa"/>
                          </w:tcMar>
                        </w:tcPr>
                        <w:p w:rsidR="00AE596F" w:rsidRDefault="00AE596F" w:rsidP="001220C3">
                          <w:pPr>
                            <w:pStyle w:val="Huisstijl-Koptekst"/>
                            <w:jc w:val="right"/>
                          </w:pPr>
                          <w:bookmarkStart w:id="245" w:name="bmKoptekstSectie4_2" w:colFirst="0" w:colLast="0"/>
                          <w:r>
                            <w:t>23 October 2017, final</w:t>
                          </w:r>
                        </w:p>
                      </w:tc>
                    </w:tr>
                    <w:bookmarkEnd w:id="245"/>
                  </w:tbl>
                  <w:p w:rsidR="00AE596F" w:rsidRDefault="00AE596F" w:rsidP="001220C3"/>
                </w:txbxContent>
              </v:textbox>
              <w10:wrap anchorx="margin"/>
            </v:shape>
          </w:pict>
        </mc:Fallback>
      </mc:AlternateContent>
    </w:r>
  </w:p>
  <w:p w:rsidR="00AE596F" w:rsidRPr="00982765" w:rsidRDefault="00AE596F" w:rsidP="00B24026">
    <w:pPr>
      <w:pStyle w:val="Header"/>
    </w:pPr>
    <w:r>
      <w:rPr>
        <w:noProof/>
        <w:lang w:eastAsia="zh-CN"/>
      </w:rPr>
      <mc:AlternateContent>
        <mc:Choice Requires="wps">
          <w:drawing>
            <wp:anchor distT="0" distB="0" distL="114300" distR="114300" simplePos="0" relativeHeight="251659264" behindDoc="1" locked="1" layoutInCell="1" allowOverlap="1" wp14:anchorId="453D6AB5" wp14:editId="60337021">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bookmarkStart w:id="246" w:name="bmLogoSectie4_2" w:colFirst="0" w:colLast="0"/>
                                <w:r>
                                  <w:rPr>
                                    <w:noProof/>
                                    <w:lang w:eastAsia="zh-CN"/>
                                  </w:rPr>
                                  <w:drawing>
                                    <wp:inline distT="0" distB="0" distL="0" distR="0" wp14:anchorId="619B4FBD" wp14:editId="1E4F0198">
                                      <wp:extent cx="1225296" cy="352044"/>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46"/>
                        </w:tbl>
                        <w:p w:rsidR="00AE596F" w:rsidRDefault="00AE596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bookmarkStart w:id="247" w:name="bmLogoSectie4_2" w:colFirst="0" w:colLast="0"/>
                          <w:r>
                            <w:rPr>
                              <w:noProof/>
                              <w:lang w:eastAsia="zh-CN"/>
                            </w:rPr>
                            <w:drawing>
                              <wp:inline distT="0" distB="0" distL="0" distR="0" wp14:anchorId="619B4FBD" wp14:editId="1E4F0198">
                                <wp:extent cx="1225296" cy="352044"/>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47"/>
                  </w:tbl>
                  <w:p w:rsidR="00AE596F" w:rsidRDefault="00AE596F" w:rsidP="00B24026"/>
                </w:txbxContent>
              </v:textbox>
              <w10:wrap anchorx="margin" anchory="page"/>
              <w10:anchorlock/>
            </v:shape>
          </w:pict>
        </mc:Fallback>
      </mc:AlternateContent>
    </w:r>
  </w:p>
  <w:p w:rsidR="00AE596F" w:rsidRPr="00672ACD" w:rsidRDefault="00AE596F" w:rsidP="00B24026">
    <w:pPr>
      <w:pStyle w:val="Header"/>
    </w:pPr>
  </w:p>
  <w:p w:rsidR="00AE596F" w:rsidRPr="00B24026" w:rsidRDefault="00AE596F" w:rsidP="00B24026">
    <w:pPr>
      <w:pStyle w:val="Header"/>
    </w:pPr>
  </w:p>
  <w:p w:rsidR="00AE596F" w:rsidRPr="00B24026" w:rsidRDefault="00AE596F"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982765">
    <w:pPr>
      <w:pStyle w:val="Header"/>
    </w:pPr>
    <w:r>
      <w:rPr>
        <w:noProof/>
        <w:lang w:eastAsia="zh-CN"/>
      </w:rPr>
      <mc:AlternateContent>
        <mc:Choice Requires="wps">
          <w:drawing>
            <wp:anchor distT="0" distB="0" distL="114300" distR="114300" simplePos="0" relativeHeight="251654144" behindDoc="1" locked="1" layoutInCell="1" allowOverlap="1" wp14:anchorId="30617BAE" wp14:editId="26D285F3">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248" w:name="bmLogoSectie4_1" w:colFirst="0" w:colLast="0"/>
                                <w:r>
                                  <w:rPr>
                                    <w:noProof/>
                                    <w:lang w:eastAsia="zh-CN"/>
                                  </w:rPr>
                                  <w:drawing>
                                    <wp:inline distT="0" distB="0" distL="0" distR="0" wp14:anchorId="6F43C8EF" wp14:editId="16806207">
                                      <wp:extent cx="1225296" cy="352044"/>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48"/>
                        </w:tbl>
                        <w:p w:rsidR="00AE596F" w:rsidRDefault="00AE596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E596F" w:rsidP="00255B9B">
                          <w:pPr>
                            <w:jc w:val="right"/>
                          </w:pPr>
                          <w:bookmarkStart w:id="249" w:name="bmLogoSectie4_1" w:colFirst="0" w:colLast="0"/>
                          <w:r>
                            <w:rPr>
                              <w:noProof/>
                              <w:lang w:eastAsia="zh-CN"/>
                            </w:rPr>
                            <w:drawing>
                              <wp:inline distT="0" distB="0" distL="0" distR="0" wp14:anchorId="6F43C8EF" wp14:editId="16806207">
                                <wp:extent cx="1225296" cy="352044"/>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49"/>
                  </w:tbl>
                  <w:p w:rsidR="00AE596F" w:rsidRDefault="00AE596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E596F" w:rsidRPr="004C2206">
      <w:tc>
        <w:tcPr>
          <w:tcW w:w="5812" w:type="dxa"/>
          <w:shd w:val="clear" w:color="auto" w:fill="auto"/>
        </w:tcPr>
        <w:p w:rsidR="00AE596F" w:rsidRPr="004C2206" w:rsidRDefault="00AE596F" w:rsidP="00A00A21">
          <w:pPr>
            <w:pStyle w:val="Huisstijl-Koptekst"/>
          </w:pPr>
          <w:bookmarkStart w:id="250" w:name="bmKoptekstSectie4_1" w:colFirst="0" w:colLast="0"/>
          <w:r>
            <w:t>23 October 2017, final</w:t>
          </w:r>
        </w:p>
      </w:tc>
    </w:tr>
    <w:bookmarkEnd w:id="250"/>
  </w:tbl>
  <w:p w:rsidR="00AE596F" w:rsidRPr="00982765" w:rsidRDefault="00AE596F"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93D6E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9">
    <w:nsid w:val="25A73318"/>
    <w:multiLevelType w:val="multilevel"/>
    <w:tmpl w:val="6298F500"/>
    <w:numStyleLink w:val="Huisstijl-LijstNummering"/>
  </w:abstractNum>
  <w:abstractNum w:abstractNumId="1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2">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580873B2"/>
    <w:multiLevelType w:val="multilevel"/>
    <w:tmpl w:val="DF4E5EA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lvlText w:val=""/>
      <w:lvlJc w:val="left"/>
      <w:pPr>
        <w:tabs>
          <w:tab w:val="num" w:pos="360"/>
        </w:tabs>
        <w:ind w:left="0" w:firstLine="0"/>
      </w:pPr>
      <w:rPr>
        <w:rFonts w:hint="default"/>
      </w:rPr>
    </w:lvl>
    <w:lvl w:ilvl="5">
      <w:start w:val="1"/>
      <w:numFmt w:val="none"/>
      <w:lvlRestart w:val="0"/>
      <w:lvlText w:val=""/>
      <w:lvlJc w:val="left"/>
      <w:pPr>
        <w:tabs>
          <w:tab w:val="num" w:pos="360"/>
        </w:tabs>
        <w:ind w:left="0" w:firstLine="0"/>
      </w:pPr>
      <w:rPr>
        <w:rFonts w:hint="default"/>
      </w:rPr>
    </w:lvl>
    <w:lvl w:ilvl="6">
      <w:start w:val="1"/>
      <w:numFmt w:val="none"/>
      <w:lvlRestart w:val="0"/>
      <w:lvlText w:val=""/>
      <w:lvlJc w:val="left"/>
      <w:pPr>
        <w:tabs>
          <w:tab w:val="num" w:pos="360"/>
        </w:tabs>
        <w:ind w:left="0" w:firstLine="0"/>
      </w:pPr>
      <w:rPr>
        <w:rFonts w:hint="default"/>
      </w:rPr>
    </w:lvl>
    <w:lvl w:ilvl="7">
      <w:start w:val="1"/>
      <w:numFmt w:val="none"/>
      <w:lvlRestart w:val="0"/>
      <w:lvlText w:val=""/>
      <w:lvlJc w:val="left"/>
      <w:pPr>
        <w:tabs>
          <w:tab w:val="num" w:pos="360"/>
        </w:tabs>
        <w:ind w:left="0" w:firstLine="0"/>
      </w:pPr>
      <w:rPr>
        <w:rFonts w:hint="default"/>
      </w:rPr>
    </w:lvl>
    <w:lvl w:ilvl="8">
      <w:start w:val="1"/>
      <w:numFmt w:val="none"/>
      <w:lvlRestart w:val="0"/>
      <w:lvlText w:val=""/>
      <w:lvlJc w:val="left"/>
      <w:pPr>
        <w:tabs>
          <w:tab w:val="num" w:pos="360"/>
        </w:tabs>
        <w:ind w:left="0" w:firstLine="0"/>
      </w:pPr>
      <w:rPr>
        <w:rFonts w:hint="default"/>
      </w:rPr>
    </w:lvl>
  </w:abstractNum>
  <w:abstractNum w:abstractNumId="14">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5">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6">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9">
    <w:nsid w:val="747863C0"/>
    <w:multiLevelType w:val="hybridMultilevel"/>
    <w:tmpl w:val="FA785C4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5"/>
  </w:num>
  <w:num w:numId="2">
    <w:abstractNumId w:val="18"/>
  </w:num>
  <w:num w:numId="3">
    <w:abstractNumId w:val="3"/>
  </w:num>
  <w:num w:numId="4">
    <w:abstractNumId w:val="4"/>
  </w:num>
  <w:num w:numId="5">
    <w:abstractNumId w:val="2"/>
  </w:num>
  <w:num w:numId="6">
    <w:abstractNumId w:val="1"/>
  </w:num>
  <w:num w:numId="7">
    <w:abstractNumId w:val="0"/>
  </w:num>
  <w:num w:numId="8">
    <w:abstractNumId w:val="14"/>
  </w:num>
  <w:num w:numId="9">
    <w:abstractNumId w:val="12"/>
  </w:num>
  <w:num w:numId="10">
    <w:abstractNumId w:val="17"/>
  </w:num>
  <w:num w:numId="11">
    <w:abstractNumId w:val="20"/>
  </w:num>
  <w:num w:numId="12">
    <w:abstractNumId w:val="11"/>
  </w:num>
  <w:num w:numId="13">
    <w:abstractNumId w:val="8"/>
  </w:num>
  <w:num w:numId="14">
    <w:abstractNumId w:val="8"/>
  </w:num>
  <w:num w:numId="15">
    <w:abstractNumId w:val="8"/>
  </w:num>
  <w:num w:numId="16">
    <w:abstractNumId w:val="8"/>
  </w:num>
  <w:num w:numId="17">
    <w:abstractNumId w:val="6"/>
  </w:num>
  <w:num w:numId="18">
    <w:abstractNumId w:val="9"/>
  </w:num>
  <w:num w:numId="19">
    <w:abstractNumId w:val="9"/>
  </w:num>
  <w:num w:numId="20">
    <w:abstractNumId w:val="9"/>
  </w:num>
  <w:num w:numId="21">
    <w:abstractNumId w:val="1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9"/>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van Putten">
    <w15:presenceInfo w15:providerId="Windows Live" w15:userId="f7eef865-02cd-4555-9204-e9ec34ff70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mirrorMargin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ijzigingenBijhoudenStondAan" w:val="1"/>
    <w:docVar w:name="_AanmaakDatum" w:val="07-09-2015"/>
    <w:docVar w:name="_AanmaakGebruiker" w:val="waal_h"/>
    <w:docVar w:name="_KlantCode" w:val="Deltares"/>
    <w:docVar w:name="_LicCode" w:val="Deltares"/>
    <w:docVar w:name="_Versie" w:val="2014.1.6"/>
    <w:docVar w:name="Aan" w:val="Rijkswaterstaat"/>
    <w:docVar w:name="Aanhef" w:val="Geachte heer, mevrouw"/>
    <w:docVar w:name="AfdelingID" w:val="0"/>
    <w:docVar w:name="Auteurs" w:val="J.P. de Waal"/>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waal_h"/>
    <w:docVar w:name="ContactpersoonID" w:val="1148"/>
    <w:docVar w:name="ContactpersoonVoluit" w:val="Hans de Waal"/>
    <w:docVar w:name="Datum" w:val="23-10-2017"/>
    <w:docVar w:name="DatumRefOpgehaald" w:val="23-10-2017"/>
    <w:docVar w:name="DocID" w:val="{AC1E3EB2-8074-4375-9C34-C9A113D338E1}"/>
    <w:docVar w:name="DocPubliceerStatus" w:val="0"/>
    <w:docVar w:name="DocRegFileName" w:val="11200500\11200580\11200580-002-HYE-0010-r-Wave overtopping at dikes kernel.docx"/>
    <w:docVar w:name="DocRootDocID" w:val="{8F6BBBA7-C7A0-416A-9E09-261D9FF81577}"/>
    <w:docVar w:name="Doorkiesfaxnummer" w:val="+31(0)88 335 8582"/>
    <w:docVar w:name="Doorkiesnummer" w:val="+31(0)88335 8501"/>
    <w:docVar w:name="DubbelzijdigPrinten" w:val="1"/>
    <w:docVar w:name="Email" w:val="hans.dewaal@deltares.nl"/>
    <w:docVar w:name="Expiratie" w:val="0"/>
    <w:docVar w:name="InclBijlage" w:val="ja"/>
    <w:docVar w:name="Initialen" w:val="0"/>
    <w:docVar w:name="Kaft" w:val="1"/>
    <w:docVar w:name="KaftBedrijf" w:val="Deltares"/>
    <w:docVar w:name="KaftGeplaatst" w:val="1"/>
    <w:docVar w:name="MergeLayout" w:val="RelatieBeheer"/>
    <w:docVar w:name="MergeStatus" w:val="-1"/>
    <w:docVar w:name="Mobielnummer" w:val="06 4691 4630"/>
    <w:docVar w:name="Nummer" w:val="10"/>
    <w:docVar w:name="Ondertekenaar" w:val="waal_h"/>
    <w:docVar w:name="Onderwerp" w:val="Wave overtopping at dikes kernel"/>
    <w:docVar w:name="PaginaNaKaft" w:val="2"/>
    <w:docVar w:name="ProjDocRegDir" w:val="Syntax : BepaalProjectPad projectnummer\"/>
    <w:docVar w:name="Project" w:val="-"/>
    <w:docVar w:name="ProjID" w:val="79735"/>
    <w:docVar w:name="ProjNaam" w:val="|"/>
    <w:docVar w:name="ProjNr" w:val="-"/>
    <w:docVar w:name="ReferentieGegenereerd" w:val="11200580-002-HYE-0010"/>
    <w:docVar w:name="Sjabloon" w:val="Rapport"/>
    <w:docVar w:name="SjabloonID" w:val="35"/>
    <w:docVar w:name="SjabloonType" w:val="RAPPORT"/>
    <w:docVar w:name="Status_Kaft" w:val="Kaft_Definitief.jpg"/>
    <w:docVar w:name="Status_KaftGeplaatst" w:val="final"/>
    <w:docVar w:name="StatusRapport" w:val="final"/>
    <w:docVar w:name="SubTitel" w:val="Test plan"/>
    <w:docVar w:name="SubTitelPlaatsen" w:val="1"/>
    <w:docVar w:name="Taal" w:val="EN"/>
    <w:docVar w:name="TotAantalPag" w:val="28"/>
    <w:docVar w:name="TotNaderOrder" w:val="0"/>
    <w:docVar w:name="Verberg" w:val="1"/>
    <w:docVar w:name="Vestiging" w:val="Delft-Boussinesqweg 1"/>
    <w:docVar w:name="VestigingID" w:val="3"/>
    <w:docVar w:name="VestigingOmschr" w:val="Delft-Boussinesqweg 1"/>
    <w:docVar w:name="VoettekstBijlage" w:val="Wave overtopping at dikes kernel - Test plan"/>
    <w:docVar w:name="VoorAkkoordNaam_Status" w:val="0"/>
    <w:docVar w:name="Wijzig" w:val="1"/>
  </w:docVars>
  <w:rsids>
    <w:rsidRoot w:val="00EF0CF5"/>
    <w:rsid w:val="00000DFA"/>
    <w:rsid w:val="00013D53"/>
    <w:rsid w:val="00020E53"/>
    <w:rsid w:val="00030F5C"/>
    <w:rsid w:val="00034C2B"/>
    <w:rsid w:val="000369FA"/>
    <w:rsid w:val="00037A01"/>
    <w:rsid w:val="00040080"/>
    <w:rsid w:val="00042E48"/>
    <w:rsid w:val="00043C37"/>
    <w:rsid w:val="0004433B"/>
    <w:rsid w:val="0004754A"/>
    <w:rsid w:val="00053B55"/>
    <w:rsid w:val="00055E5F"/>
    <w:rsid w:val="00056388"/>
    <w:rsid w:val="0006150C"/>
    <w:rsid w:val="000762E4"/>
    <w:rsid w:val="000800D6"/>
    <w:rsid w:val="00080512"/>
    <w:rsid w:val="00081E01"/>
    <w:rsid w:val="000834D9"/>
    <w:rsid w:val="00084901"/>
    <w:rsid w:val="00086042"/>
    <w:rsid w:val="000A1022"/>
    <w:rsid w:val="000B5D5D"/>
    <w:rsid w:val="000B656E"/>
    <w:rsid w:val="000D2839"/>
    <w:rsid w:val="000D3C82"/>
    <w:rsid w:val="000D68B7"/>
    <w:rsid w:val="000D6C53"/>
    <w:rsid w:val="000D75E6"/>
    <w:rsid w:val="000E1715"/>
    <w:rsid w:val="000E2FAB"/>
    <w:rsid w:val="000F7CB2"/>
    <w:rsid w:val="00110E61"/>
    <w:rsid w:val="00112E44"/>
    <w:rsid w:val="001163BC"/>
    <w:rsid w:val="00120300"/>
    <w:rsid w:val="001220C3"/>
    <w:rsid w:val="00126332"/>
    <w:rsid w:val="00127085"/>
    <w:rsid w:val="00127086"/>
    <w:rsid w:val="00127E17"/>
    <w:rsid w:val="00142B7A"/>
    <w:rsid w:val="00151657"/>
    <w:rsid w:val="00151E27"/>
    <w:rsid w:val="00160B39"/>
    <w:rsid w:val="00181100"/>
    <w:rsid w:val="00181956"/>
    <w:rsid w:val="00190628"/>
    <w:rsid w:val="00191AAD"/>
    <w:rsid w:val="00191CFD"/>
    <w:rsid w:val="00194E97"/>
    <w:rsid w:val="0019563F"/>
    <w:rsid w:val="001963AF"/>
    <w:rsid w:val="001A0293"/>
    <w:rsid w:val="001A3D3C"/>
    <w:rsid w:val="001A6A5C"/>
    <w:rsid w:val="001B2D67"/>
    <w:rsid w:val="001F0D75"/>
    <w:rsid w:val="001F3C14"/>
    <w:rsid w:val="001F6569"/>
    <w:rsid w:val="00203A9D"/>
    <w:rsid w:val="00214827"/>
    <w:rsid w:val="002177F1"/>
    <w:rsid w:val="00220DF9"/>
    <w:rsid w:val="00222864"/>
    <w:rsid w:val="00231219"/>
    <w:rsid w:val="0023252D"/>
    <w:rsid w:val="00243C48"/>
    <w:rsid w:val="00250E5A"/>
    <w:rsid w:val="00252B70"/>
    <w:rsid w:val="00254AA1"/>
    <w:rsid w:val="00255B9B"/>
    <w:rsid w:val="002618F2"/>
    <w:rsid w:val="002646C5"/>
    <w:rsid w:val="00275FC1"/>
    <w:rsid w:val="002779CC"/>
    <w:rsid w:val="002950C8"/>
    <w:rsid w:val="00297B11"/>
    <w:rsid w:val="002A2FDA"/>
    <w:rsid w:val="002C2469"/>
    <w:rsid w:val="002D554C"/>
    <w:rsid w:val="002D77CC"/>
    <w:rsid w:val="002E44F0"/>
    <w:rsid w:val="002F08C7"/>
    <w:rsid w:val="00301CB2"/>
    <w:rsid w:val="003020A3"/>
    <w:rsid w:val="003126C9"/>
    <w:rsid w:val="00326C2D"/>
    <w:rsid w:val="00334A78"/>
    <w:rsid w:val="00335622"/>
    <w:rsid w:val="00337A5B"/>
    <w:rsid w:val="00346078"/>
    <w:rsid w:val="0034637D"/>
    <w:rsid w:val="00347C5E"/>
    <w:rsid w:val="0035275D"/>
    <w:rsid w:val="00354EC7"/>
    <w:rsid w:val="0036457F"/>
    <w:rsid w:val="0037416E"/>
    <w:rsid w:val="0037613D"/>
    <w:rsid w:val="00380784"/>
    <w:rsid w:val="00386EDA"/>
    <w:rsid w:val="003A4857"/>
    <w:rsid w:val="003A6419"/>
    <w:rsid w:val="003B0006"/>
    <w:rsid w:val="003B16D2"/>
    <w:rsid w:val="003B44FD"/>
    <w:rsid w:val="003B4B11"/>
    <w:rsid w:val="003B7665"/>
    <w:rsid w:val="003D22D1"/>
    <w:rsid w:val="003D3F18"/>
    <w:rsid w:val="003E0C8A"/>
    <w:rsid w:val="00404E16"/>
    <w:rsid w:val="00421C04"/>
    <w:rsid w:val="00423B84"/>
    <w:rsid w:val="00426356"/>
    <w:rsid w:val="00426BC3"/>
    <w:rsid w:val="00427213"/>
    <w:rsid w:val="00440D74"/>
    <w:rsid w:val="00450C44"/>
    <w:rsid w:val="00451CD8"/>
    <w:rsid w:val="0045699F"/>
    <w:rsid w:val="00460FCB"/>
    <w:rsid w:val="00461299"/>
    <w:rsid w:val="00462763"/>
    <w:rsid w:val="0046323E"/>
    <w:rsid w:val="0046524F"/>
    <w:rsid w:val="00467FE2"/>
    <w:rsid w:val="0048627D"/>
    <w:rsid w:val="00486BDF"/>
    <w:rsid w:val="00497015"/>
    <w:rsid w:val="004B6ABB"/>
    <w:rsid w:val="004C00DD"/>
    <w:rsid w:val="004C2206"/>
    <w:rsid w:val="004C33FD"/>
    <w:rsid w:val="004C437C"/>
    <w:rsid w:val="004C5EFE"/>
    <w:rsid w:val="004D281E"/>
    <w:rsid w:val="004D3AE5"/>
    <w:rsid w:val="004D55F4"/>
    <w:rsid w:val="004E27A9"/>
    <w:rsid w:val="004F347F"/>
    <w:rsid w:val="00503BBE"/>
    <w:rsid w:val="00503CDF"/>
    <w:rsid w:val="00504E55"/>
    <w:rsid w:val="0051229F"/>
    <w:rsid w:val="00532742"/>
    <w:rsid w:val="005412DC"/>
    <w:rsid w:val="00543B00"/>
    <w:rsid w:val="0054650C"/>
    <w:rsid w:val="0055483A"/>
    <w:rsid w:val="00561A7A"/>
    <w:rsid w:val="00564E53"/>
    <w:rsid w:val="005676BD"/>
    <w:rsid w:val="00580167"/>
    <w:rsid w:val="005813C5"/>
    <w:rsid w:val="00585E95"/>
    <w:rsid w:val="00596BE7"/>
    <w:rsid w:val="005A226E"/>
    <w:rsid w:val="005A4C3A"/>
    <w:rsid w:val="005A6455"/>
    <w:rsid w:val="005B259B"/>
    <w:rsid w:val="005B5896"/>
    <w:rsid w:val="005B799C"/>
    <w:rsid w:val="005C0002"/>
    <w:rsid w:val="005C0083"/>
    <w:rsid w:val="005C3EB9"/>
    <w:rsid w:val="005C5535"/>
    <w:rsid w:val="005C6157"/>
    <w:rsid w:val="005D2069"/>
    <w:rsid w:val="005D30FA"/>
    <w:rsid w:val="005D783A"/>
    <w:rsid w:val="005F0E58"/>
    <w:rsid w:val="005F18CA"/>
    <w:rsid w:val="005F3668"/>
    <w:rsid w:val="005F6FE9"/>
    <w:rsid w:val="00600772"/>
    <w:rsid w:val="0060323D"/>
    <w:rsid w:val="00612845"/>
    <w:rsid w:val="00615560"/>
    <w:rsid w:val="00634651"/>
    <w:rsid w:val="006437F3"/>
    <w:rsid w:val="00643B6B"/>
    <w:rsid w:val="006517FF"/>
    <w:rsid w:val="00656CD3"/>
    <w:rsid w:val="0065776D"/>
    <w:rsid w:val="00661216"/>
    <w:rsid w:val="00672ACD"/>
    <w:rsid w:val="0067431E"/>
    <w:rsid w:val="006747F3"/>
    <w:rsid w:val="00675438"/>
    <w:rsid w:val="00677F3C"/>
    <w:rsid w:val="00682E97"/>
    <w:rsid w:val="0068671E"/>
    <w:rsid w:val="00693549"/>
    <w:rsid w:val="00694D36"/>
    <w:rsid w:val="006A0A14"/>
    <w:rsid w:val="006B14FA"/>
    <w:rsid w:val="006B5389"/>
    <w:rsid w:val="006C06A2"/>
    <w:rsid w:val="006C1F49"/>
    <w:rsid w:val="006C408C"/>
    <w:rsid w:val="006E7349"/>
    <w:rsid w:val="00710CB9"/>
    <w:rsid w:val="00750606"/>
    <w:rsid w:val="00753C36"/>
    <w:rsid w:val="007551E5"/>
    <w:rsid w:val="00761A37"/>
    <w:rsid w:val="00764DA5"/>
    <w:rsid w:val="00764EF6"/>
    <w:rsid w:val="007651C6"/>
    <w:rsid w:val="00767D0D"/>
    <w:rsid w:val="007768F3"/>
    <w:rsid w:val="007926D7"/>
    <w:rsid w:val="007A39AF"/>
    <w:rsid w:val="007A4731"/>
    <w:rsid w:val="007A5D3B"/>
    <w:rsid w:val="007B04ED"/>
    <w:rsid w:val="007B5F9A"/>
    <w:rsid w:val="007C17D1"/>
    <w:rsid w:val="007C20CD"/>
    <w:rsid w:val="007C234C"/>
    <w:rsid w:val="007C2623"/>
    <w:rsid w:val="007D45D1"/>
    <w:rsid w:val="007D5040"/>
    <w:rsid w:val="007D6712"/>
    <w:rsid w:val="007E3909"/>
    <w:rsid w:val="007E7957"/>
    <w:rsid w:val="007F01F0"/>
    <w:rsid w:val="007F2033"/>
    <w:rsid w:val="007F2274"/>
    <w:rsid w:val="00817CCC"/>
    <w:rsid w:val="008217AD"/>
    <w:rsid w:val="008258F5"/>
    <w:rsid w:val="00832D2C"/>
    <w:rsid w:val="00836DF5"/>
    <w:rsid w:val="008458D0"/>
    <w:rsid w:val="00845F81"/>
    <w:rsid w:val="00846106"/>
    <w:rsid w:val="008468BA"/>
    <w:rsid w:val="00852810"/>
    <w:rsid w:val="00854C84"/>
    <w:rsid w:val="00864C9E"/>
    <w:rsid w:val="00864F21"/>
    <w:rsid w:val="008668DB"/>
    <w:rsid w:val="00866A6D"/>
    <w:rsid w:val="00876831"/>
    <w:rsid w:val="0087712B"/>
    <w:rsid w:val="00880F74"/>
    <w:rsid w:val="00884F59"/>
    <w:rsid w:val="0089534E"/>
    <w:rsid w:val="008A157B"/>
    <w:rsid w:val="008A4FDE"/>
    <w:rsid w:val="008B1324"/>
    <w:rsid w:val="008B4162"/>
    <w:rsid w:val="008C4282"/>
    <w:rsid w:val="008D7B8C"/>
    <w:rsid w:val="008E1AB3"/>
    <w:rsid w:val="008F1625"/>
    <w:rsid w:val="008F1D52"/>
    <w:rsid w:val="008F2822"/>
    <w:rsid w:val="008F31AE"/>
    <w:rsid w:val="008F5B80"/>
    <w:rsid w:val="009075D5"/>
    <w:rsid w:val="00914CDA"/>
    <w:rsid w:val="009240C1"/>
    <w:rsid w:val="00925A4D"/>
    <w:rsid w:val="00934A6B"/>
    <w:rsid w:val="009416E3"/>
    <w:rsid w:val="00946DCA"/>
    <w:rsid w:val="009578F4"/>
    <w:rsid w:val="00962B63"/>
    <w:rsid w:val="00970DED"/>
    <w:rsid w:val="00972803"/>
    <w:rsid w:val="00980B8B"/>
    <w:rsid w:val="00982765"/>
    <w:rsid w:val="009951BB"/>
    <w:rsid w:val="0099628C"/>
    <w:rsid w:val="009970A9"/>
    <w:rsid w:val="009A7268"/>
    <w:rsid w:val="009B6FA8"/>
    <w:rsid w:val="009C0A08"/>
    <w:rsid w:val="009C6702"/>
    <w:rsid w:val="009C77BC"/>
    <w:rsid w:val="009C7811"/>
    <w:rsid w:val="009D285C"/>
    <w:rsid w:val="009D498C"/>
    <w:rsid w:val="009E030B"/>
    <w:rsid w:val="009E3CFF"/>
    <w:rsid w:val="009E5515"/>
    <w:rsid w:val="009F1C66"/>
    <w:rsid w:val="009F3192"/>
    <w:rsid w:val="009F4534"/>
    <w:rsid w:val="009F5BD2"/>
    <w:rsid w:val="00A00A21"/>
    <w:rsid w:val="00A00D96"/>
    <w:rsid w:val="00A1366F"/>
    <w:rsid w:val="00A1473F"/>
    <w:rsid w:val="00A16003"/>
    <w:rsid w:val="00A21DE8"/>
    <w:rsid w:val="00A2242F"/>
    <w:rsid w:val="00A22DA3"/>
    <w:rsid w:val="00A23B40"/>
    <w:rsid w:val="00A2706D"/>
    <w:rsid w:val="00A33D5F"/>
    <w:rsid w:val="00A37D9C"/>
    <w:rsid w:val="00A45B92"/>
    <w:rsid w:val="00A52B48"/>
    <w:rsid w:val="00A65370"/>
    <w:rsid w:val="00A673B7"/>
    <w:rsid w:val="00A7187B"/>
    <w:rsid w:val="00A726F3"/>
    <w:rsid w:val="00A730A0"/>
    <w:rsid w:val="00A74B63"/>
    <w:rsid w:val="00A77411"/>
    <w:rsid w:val="00A94EB6"/>
    <w:rsid w:val="00A96164"/>
    <w:rsid w:val="00AA055D"/>
    <w:rsid w:val="00AA20F1"/>
    <w:rsid w:val="00AA4A0C"/>
    <w:rsid w:val="00AA68D5"/>
    <w:rsid w:val="00AB171F"/>
    <w:rsid w:val="00AB40F4"/>
    <w:rsid w:val="00AB741A"/>
    <w:rsid w:val="00AC4340"/>
    <w:rsid w:val="00AC4D38"/>
    <w:rsid w:val="00AC6563"/>
    <w:rsid w:val="00AD1317"/>
    <w:rsid w:val="00AD6D59"/>
    <w:rsid w:val="00AE043E"/>
    <w:rsid w:val="00AE596F"/>
    <w:rsid w:val="00AF57A5"/>
    <w:rsid w:val="00AF659F"/>
    <w:rsid w:val="00B011B1"/>
    <w:rsid w:val="00B0129D"/>
    <w:rsid w:val="00B055A9"/>
    <w:rsid w:val="00B110F9"/>
    <w:rsid w:val="00B170CC"/>
    <w:rsid w:val="00B17A3E"/>
    <w:rsid w:val="00B2095E"/>
    <w:rsid w:val="00B21768"/>
    <w:rsid w:val="00B2196D"/>
    <w:rsid w:val="00B22365"/>
    <w:rsid w:val="00B24026"/>
    <w:rsid w:val="00B3216C"/>
    <w:rsid w:val="00B32B0E"/>
    <w:rsid w:val="00B35CF1"/>
    <w:rsid w:val="00B4092B"/>
    <w:rsid w:val="00B41F1D"/>
    <w:rsid w:val="00B42674"/>
    <w:rsid w:val="00B42FDF"/>
    <w:rsid w:val="00B46B6B"/>
    <w:rsid w:val="00B46CED"/>
    <w:rsid w:val="00B54BCC"/>
    <w:rsid w:val="00B54FB5"/>
    <w:rsid w:val="00B62DE2"/>
    <w:rsid w:val="00B66058"/>
    <w:rsid w:val="00B67AE0"/>
    <w:rsid w:val="00B7285E"/>
    <w:rsid w:val="00B74063"/>
    <w:rsid w:val="00B81B0E"/>
    <w:rsid w:val="00B8786B"/>
    <w:rsid w:val="00B91E8A"/>
    <w:rsid w:val="00B92A34"/>
    <w:rsid w:val="00B93431"/>
    <w:rsid w:val="00B964DE"/>
    <w:rsid w:val="00BA307F"/>
    <w:rsid w:val="00BA628F"/>
    <w:rsid w:val="00BA6CF5"/>
    <w:rsid w:val="00BB40B9"/>
    <w:rsid w:val="00BB66E3"/>
    <w:rsid w:val="00BB7814"/>
    <w:rsid w:val="00BC3325"/>
    <w:rsid w:val="00BC7D41"/>
    <w:rsid w:val="00BD2DBD"/>
    <w:rsid w:val="00BD3CC9"/>
    <w:rsid w:val="00BD4A66"/>
    <w:rsid w:val="00BE65B5"/>
    <w:rsid w:val="00BF02BD"/>
    <w:rsid w:val="00BF59EA"/>
    <w:rsid w:val="00C044DA"/>
    <w:rsid w:val="00C04CB2"/>
    <w:rsid w:val="00C17E87"/>
    <w:rsid w:val="00C20E72"/>
    <w:rsid w:val="00C220C6"/>
    <w:rsid w:val="00C42E30"/>
    <w:rsid w:val="00C4554D"/>
    <w:rsid w:val="00C50CBA"/>
    <w:rsid w:val="00C511DD"/>
    <w:rsid w:val="00C5403C"/>
    <w:rsid w:val="00C60F1A"/>
    <w:rsid w:val="00C653A8"/>
    <w:rsid w:val="00C72885"/>
    <w:rsid w:val="00C72F8C"/>
    <w:rsid w:val="00C73C7F"/>
    <w:rsid w:val="00C92405"/>
    <w:rsid w:val="00CA0E00"/>
    <w:rsid w:val="00CA2D32"/>
    <w:rsid w:val="00CA43AA"/>
    <w:rsid w:val="00CA7EE5"/>
    <w:rsid w:val="00CB073A"/>
    <w:rsid w:val="00CB3527"/>
    <w:rsid w:val="00CC232D"/>
    <w:rsid w:val="00CC4573"/>
    <w:rsid w:val="00CC6A60"/>
    <w:rsid w:val="00CD19A1"/>
    <w:rsid w:val="00CD2B70"/>
    <w:rsid w:val="00CD5551"/>
    <w:rsid w:val="00CE20F2"/>
    <w:rsid w:val="00CE7FA1"/>
    <w:rsid w:val="00CF5CD4"/>
    <w:rsid w:val="00CF5E54"/>
    <w:rsid w:val="00D02D06"/>
    <w:rsid w:val="00D07DFF"/>
    <w:rsid w:val="00D07FBF"/>
    <w:rsid w:val="00D12EF4"/>
    <w:rsid w:val="00D31B0A"/>
    <w:rsid w:val="00D35EC5"/>
    <w:rsid w:val="00D424C1"/>
    <w:rsid w:val="00D43C1A"/>
    <w:rsid w:val="00D52C45"/>
    <w:rsid w:val="00D60AD3"/>
    <w:rsid w:val="00D616FB"/>
    <w:rsid w:val="00D85320"/>
    <w:rsid w:val="00D96A86"/>
    <w:rsid w:val="00DA0E1A"/>
    <w:rsid w:val="00DA4079"/>
    <w:rsid w:val="00DB164F"/>
    <w:rsid w:val="00DC55D8"/>
    <w:rsid w:val="00DC705B"/>
    <w:rsid w:val="00DD477C"/>
    <w:rsid w:val="00DD70B9"/>
    <w:rsid w:val="00DE10C9"/>
    <w:rsid w:val="00DE4870"/>
    <w:rsid w:val="00DE5434"/>
    <w:rsid w:val="00DE632E"/>
    <w:rsid w:val="00DE6E72"/>
    <w:rsid w:val="00DF0522"/>
    <w:rsid w:val="00DF5D53"/>
    <w:rsid w:val="00DF5EB1"/>
    <w:rsid w:val="00E000C1"/>
    <w:rsid w:val="00E00681"/>
    <w:rsid w:val="00E049A4"/>
    <w:rsid w:val="00E05966"/>
    <w:rsid w:val="00E0726D"/>
    <w:rsid w:val="00E12D88"/>
    <w:rsid w:val="00E13FCF"/>
    <w:rsid w:val="00E178EC"/>
    <w:rsid w:val="00E23841"/>
    <w:rsid w:val="00E266CF"/>
    <w:rsid w:val="00E32292"/>
    <w:rsid w:val="00E403DD"/>
    <w:rsid w:val="00E43C26"/>
    <w:rsid w:val="00E5143D"/>
    <w:rsid w:val="00E53895"/>
    <w:rsid w:val="00E545B5"/>
    <w:rsid w:val="00E56AE4"/>
    <w:rsid w:val="00E67307"/>
    <w:rsid w:val="00E67CD7"/>
    <w:rsid w:val="00E71284"/>
    <w:rsid w:val="00E71C76"/>
    <w:rsid w:val="00E74BCF"/>
    <w:rsid w:val="00E83057"/>
    <w:rsid w:val="00E84D1E"/>
    <w:rsid w:val="00E850E3"/>
    <w:rsid w:val="00EA1078"/>
    <w:rsid w:val="00EB1F1E"/>
    <w:rsid w:val="00EB2594"/>
    <w:rsid w:val="00EB7AC6"/>
    <w:rsid w:val="00EB7C9E"/>
    <w:rsid w:val="00EC2F6D"/>
    <w:rsid w:val="00ED6941"/>
    <w:rsid w:val="00ED6A3C"/>
    <w:rsid w:val="00EE1A48"/>
    <w:rsid w:val="00EE1B16"/>
    <w:rsid w:val="00EE3A08"/>
    <w:rsid w:val="00EF0CF5"/>
    <w:rsid w:val="00EF1CDD"/>
    <w:rsid w:val="00F03DB4"/>
    <w:rsid w:val="00F07219"/>
    <w:rsid w:val="00F317B0"/>
    <w:rsid w:val="00F421FD"/>
    <w:rsid w:val="00F42452"/>
    <w:rsid w:val="00F43BE9"/>
    <w:rsid w:val="00F442E8"/>
    <w:rsid w:val="00F46C17"/>
    <w:rsid w:val="00F520E5"/>
    <w:rsid w:val="00F63CA9"/>
    <w:rsid w:val="00F7036A"/>
    <w:rsid w:val="00F77614"/>
    <w:rsid w:val="00F77826"/>
    <w:rsid w:val="00F80CF6"/>
    <w:rsid w:val="00F812C3"/>
    <w:rsid w:val="00F82B93"/>
    <w:rsid w:val="00F85264"/>
    <w:rsid w:val="00F96AF3"/>
    <w:rsid w:val="00FA3528"/>
    <w:rsid w:val="00FA41C3"/>
    <w:rsid w:val="00FA766B"/>
    <w:rsid w:val="00FB0AA8"/>
    <w:rsid w:val="00FB3C01"/>
    <w:rsid w:val="00FB58D6"/>
    <w:rsid w:val="00FC2551"/>
    <w:rsid w:val="00FC2F93"/>
    <w:rsid w:val="00FC32CC"/>
    <w:rsid w:val="00FD0F3F"/>
    <w:rsid w:val="00FD2AE1"/>
    <w:rsid w:val="00FD49D3"/>
    <w:rsid w:val="00FE0616"/>
    <w:rsid w:val="00FE3E69"/>
    <w:rsid w:val="00FF2D5F"/>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E01"/>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081E01"/>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081E01"/>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081E01"/>
    <w:pPr>
      <w:numPr>
        <w:ilvl w:val="2"/>
      </w:numPr>
      <w:outlineLvl w:val="2"/>
    </w:pPr>
    <w:rPr>
      <w:b w:val="0"/>
      <w:bCs/>
      <w:szCs w:val="26"/>
    </w:rPr>
  </w:style>
  <w:style w:type="paragraph" w:styleId="Heading4">
    <w:name w:val="heading 4"/>
    <w:basedOn w:val="Heading3"/>
    <w:next w:val="Normal"/>
    <w:qFormat/>
    <w:rsid w:val="00081E01"/>
    <w:pPr>
      <w:numPr>
        <w:ilvl w:val="3"/>
      </w:numPr>
      <w:outlineLvl w:val="3"/>
    </w:pPr>
    <w:rPr>
      <w:bCs w:val="0"/>
      <w:i/>
      <w:szCs w:val="28"/>
    </w:rPr>
  </w:style>
  <w:style w:type="paragraph" w:styleId="Heading5">
    <w:name w:val="heading 5"/>
    <w:basedOn w:val="Heading4"/>
    <w:next w:val="Normal"/>
    <w:qFormat/>
    <w:rsid w:val="00081E01"/>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081E01"/>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081E01"/>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081E01"/>
    <w:pPr>
      <w:numPr>
        <w:ilvl w:val="7"/>
      </w:numPr>
      <w:outlineLvl w:val="7"/>
    </w:pPr>
    <w:rPr>
      <w:iCs w:val="0"/>
    </w:rPr>
  </w:style>
  <w:style w:type="paragraph" w:styleId="Heading9">
    <w:name w:val="heading 9"/>
    <w:basedOn w:val="Heading4"/>
    <w:next w:val="Normal"/>
    <w:qFormat/>
    <w:rsid w:val="00081E01"/>
    <w:pPr>
      <w:numPr>
        <w:ilvl w:val="8"/>
      </w:numPr>
      <w:outlineLvl w:val="8"/>
    </w:pPr>
    <w:rPr>
      <w:szCs w:val="22"/>
    </w:rPr>
  </w:style>
  <w:style w:type="character" w:default="1" w:styleId="DefaultParagraphFont">
    <w:name w:val="Default Paragraph Font"/>
    <w:uiPriority w:val="1"/>
    <w:semiHidden/>
    <w:unhideWhenUsed/>
    <w:rsid w:val="00081E0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81E01"/>
  </w:style>
  <w:style w:type="paragraph" w:styleId="Header">
    <w:name w:val="header"/>
    <w:basedOn w:val="Normal"/>
    <w:rsid w:val="00081E01"/>
    <w:pPr>
      <w:tabs>
        <w:tab w:val="center" w:pos="4153"/>
        <w:tab w:val="right" w:pos="8306"/>
      </w:tabs>
    </w:pPr>
  </w:style>
  <w:style w:type="paragraph" w:styleId="Footer">
    <w:name w:val="footer"/>
    <w:basedOn w:val="Normal"/>
    <w:link w:val="FooterChar"/>
    <w:rsid w:val="00081E01"/>
    <w:pPr>
      <w:tabs>
        <w:tab w:val="center" w:pos="4153"/>
        <w:tab w:val="right" w:pos="8306"/>
      </w:tabs>
    </w:pPr>
  </w:style>
  <w:style w:type="paragraph" w:customStyle="1" w:styleId="Huisstijl-Sjabloonnaam">
    <w:name w:val="Huisstijl-Sjabloonnaam"/>
    <w:basedOn w:val="Huisstijl-Naw"/>
    <w:rsid w:val="00081E01"/>
    <w:pPr>
      <w:spacing w:before="255" w:after="255" w:line="255" w:lineRule="exact"/>
      <w:jc w:val="left"/>
    </w:pPr>
    <w:rPr>
      <w:b/>
      <w:sz w:val="36"/>
    </w:rPr>
  </w:style>
  <w:style w:type="paragraph" w:customStyle="1" w:styleId="Huisstijl-Adres">
    <w:name w:val="Huisstijl-Adres"/>
    <w:basedOn w:val="Huisstijl-Naw"/>
    <w:rsid w:val="00081E01"/>
  </w:style>
  <w:style w:type="paragraph" w:styleId="ListBullet">
    <w:name w:val="List Bullet"/>
    <w:basedOn w:val="Normal"/>
    <w:rsid w:val="00081E01"/>
    <w:pPr>
      <w:numPr>
        <w:numId w:val="13"/>
      </w:numPr>
    </w:pPr>
  </w:style>
  <w:style w:type="paragraph" w:customStyle="1" w:styleId="Huisstijl-Naw">
    <w:name w:val="Huisstijl-Naw"/>
    <w:basedOn w:val="Normal"/>
    <w:rsid w:val="00081E01"/>
    <w:rPr>
      <w:noProof/>
    </w:rPr>
  </w:style>
  <w:style w:type="paragraph" w:customStyle="1" w:styleId="Huisstijl-Kopje">
    <w:name w:val="Huisstijl-Kopje"/>
    <w:basedOn w:val="Huisstijl-Naw"/>
    <w:rsid w:val="00081E01"/>
    <w:rPr>
      <w:b/>
      <w:sz w:val="17"/>
    </w:rPr>
  </w:style>
  <w:style w:type="paragraph" w:customStyle="1" w:styleId="Huisstijl-Gegeven">
    <w:name w:val="Huisstijl-Gegeven"/>
    <w:basedOn w:val="Huisstijl-Naw"/>
    <w:rsid w:val="00081E01"/>
    <w:pPr>
      <w:jc w:val="left"/>
    </w:pPr>
  </w:style>
  <w:style w:type="paragraph" w:styleId="ListBullet2">
    <w:name w:val="List Bullet 2"/>
    <w:basedOn w:val="ListBullet"/>
    <w:rsid w:val="00081E01"/>
    <w:pPr>
      <w:numPr>
        <w:ilvl w:val="1"/>
      </w:numPr>
    </w:pPr>
  </w:style>
  <w:style w:type="paragraph" w:customStyle="1" w:styleId="Huisstijl-Voettekst">
    <w:name w:val="Huisstijl-Voettekst"/>
    <w:basedOn w:val="Huisstijl-Naw"/>
    <w:rsid w:val="00081E01"/>
    <w:rPr>
      <w:sz w:val="17"/>
    </w:rPr>
  </w:style>
  <w:style w:type="paragraph" w:customStyle="1" w:styleId="Kop1zondernummer">
    <w:name w:val="Kop 1 zonder nummer"/>
    <w:basedOn w:val="Heading1"/>
    <w:next w:val="Normal"/>
    <w:rsid w:val="00081E01"/>
    <w:pPr>
      <w:numPr>
        <w:numId w:val="0"/>
      </w:numPr>
    </w:pPr>
  </w:style>
  <w:style w:type="paragraph" w:customStyle="1" w:styleId="Kop2zondernummer">
    <w:name w:val="Kop 2 zonder nummer"/>
    <w:basedOn w:val="Heading2"/>
    <w:next w:val="Normal"/>
    <w:rsid w:val="00081E01"/>
    <w:pPr>
      <w:numPr>
        <w:ilvl w:val="0"/>
        <w:numId w:val="0"/>
      </w:numPr>
    </w:pPr>
  </w:style>
  <w:style w:type="paragraph" w:customStyle="1" w:styleId="Kop3zondernummer">
    <w:name w:val="Kop 3 zonder nummer"/>
    <w:basedOn w:val="Heading3"/>
    <w:next w:val="Normal"/>
    <w:rsid w:val="00081E01"/>
    <w:pPr>
      <w:numPr>
        <w:ilvl w:val="0"/>
        <w:numId w:val="0"/>
      </w:numPr>
    </w:pPr>
  </w:style>
  <w:style w:type="paragraph" w:customStyle="1" w:styleId="Huisstijl-Titel">
    <w:name w:val="Huisstijl-Titel"/>
    <w:basedOn w:val="Huisstijl-Naw"/>
    <w:rsid w:val="00081E01"/>
    <w:pPr>
      <w:spacing w:line="510" w:lineRule="atLeast"/>
      <w:jc w:val="left"/>
    </w:pPr>
    <w:rPr>
      <w:b/>
      <w:sz w:val="36"/>
    </w:rPr>
  </w:style>
  <w:style w:type="paragraph" w:customStyle="1" w:styleId="Kop4zondernummer">
    <w:name w:val="Kop 4 zonder nummer"/>
    <w:basedOn w:val="Heading4"/>
    <w:next w:val="Normal"/>
    <w:rsid w:val="00081E01"/>
    <w:pPr>
      <w:numPr>
        <w:ilvl w:val="0"/>
        <w:numId w:val="0"/>
      </w:numPr>
    </w:pPr>
  </w:style>
  <w:style w:type="paragraph" w:styleId="TOC1">
    <w:name w:val="toc 1"/>
    <w:basedOn w:val="Normal"/>
    <w:next w:val="Normal"/>
    <w:rsid w:val="00081E01"/>
    <w:pPr>
      <w:tabs>
        <w:tab w:val="right" w:pos="8419"/>
      </w:tabs>
      <w:spacing w:before="255"/>
      <w:ind w:hanging="255"/>
      <w:jc w:val="left"/>
    </w:pPr>
    <w:rPr>
      <w:b/>
    </w:rPr>
  </w:style>
  <w:style w:type="paragraph" w:styleId="TOC2">
    <w:name w:val="toc 2"/>
    <w:basedOn w:val="Normal"/>
    <w:next w:val="Normal"/>
    <w:rsid w:val="00081E01"/>
    <w:pPr>
      <w:tabs>
        <w:tab w:val="right" w:pos="8419"/>
      </w:tabs>
      <w:ind w:left="510" w:hanging="510"/>
      <w:jc w:val="left"/>
    </w:pPr>
  </w:style>
  <w:style w:type="paragraph" w:styleId="TOC3">
    <w:name w:val="toc 3"/>
    <w:basedOn w:val="Normal"/>
    <w:next w:val="Normal"/>
    <w:rsid w:val="00081E01"/>
    <w:pPr>
      <w:tabs>
        <w:tab w:val="right" w:pos="8419"/>
      </w:tabs>
      <w:ind w:left="1276" w:hanging="765"/>
      <w:jc w:val="left"/>
    </w:pPr>
  </w:style>
  <w:style w:type="paragraph" w:customStyle="1" w:styleId="Huisstijl-Koptekst">
    <w:name w:val="Huisstijl-Koptekst"/>
    <w:basedOn w:val="Huisstijl-Naw"/>
    <w:rsid w:val="00081E01"/>
    <w:rPr>
      <w:i/>
      <w:sz w:val="17"/>
    </w:rPr>
  </w:style>
  <w:style w:type="paragraph" w:customStyle="1" w:styleId="Huisstijl-Pagina">
    <w:name w:val="Huisstijl-Pagina"/>
    <w:basedOn w:val="Huisstijl-Gegeven"/>
    <w:rsid w:val="00081E01"/>
    <w:pPr>
      <w:jc w:val="right"/>
    </w:pPr>
    <w:rPr>
      <w:sz w:val="17"/>
    </w:rPr>
  </w:style>
  <w:style w:type="character" w:styleId="PageNumber">
    <w:name w:val="page number"/>
    <w:basedOn w:val="DefaultParagraphFont"/>
    <w:rsid w:val="00081E01"/>
  </w:style>
  <w:style w:type="paragraph" w:customStyle="1" w:styleId="Huisstijl-Subtitel">
    <w:name w:val="Huisstijl-Subtitel"/>
    <w:basedOn w:val="Huisstijl-Naw"/>
    <w:rsid w:val="00081E01"/>
    <w:pPr>
      <w:jc w:val="left"/>
    </w:pPr>
    <w:rPr>
      <w:b/>
    </w:rPr>
  </w:style>
  <w:style w:type="table" w:customStyle="1" w:styleId="dTable">
    <w:name w:val="d_Table"/>
    <w:basedOn w:val="TableGrid"/>
    <w:rsid w:val="00081E01"/>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81E01"/>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rsid w:val="00081E01"/>
    <w:pPr>
      <w:tabs>
        <w:tab w:val="right" w:pos="8419"/>
      </w:tabs>
      <w:spacing w:before="255"/>
      <w:ind w:hanging="255"/>
      <w:jc w:val="left"/>
    </w:pPr>
    <w:rPr>
      <w:b/>
    </w:rPr>
  </w:style>
  <w:style w:type="paragraph" w:styleId="TOC7">
    <w:name w:val="toc 7"/>
    <w:basedOn w:val="Normal"/>
    <w:next w:val="Normal"/>
    <w:semiHidden/>
    <w:rsid w:val="00081E01"/>
    <w:pPr>
      <w:tabs>
        <w:tab w:val="right" w:pos="8419"/>
      </w:tabs>
      <w:ind w:left="510" w:hanging="510"/>
      <w:jc w:val="left"/>
    </w:pPr>
  </w:style>
  <w:style w:type="paragraph" w:styleId="TOC8">
    <w:name w:val="toc 8"/>
    <w:basedOn w:val="Normal"/>
    <w:next w:val="Normal"/>
    <w:semiHidden/>
    <w:rsid w:val="00081E01"/>
    <w:pPr>
      <w:tabs>
        <w:tab w:val="right" w:pos="8419"/>
      </w:tabs>
      <w:ind w:left="1276" w:hanging="765"/>
      <w:jc w:val="left"/>
    </w:pPr>
  </w:style>
  <w:style w:type="paragraph" w:styleId="Caption">
    <w:name w:val="caption"/>
    <w:basedOn w:val="Normal"/>
    <w:next w:val="Normal"/>
    <w:qFormat/>
    <w:rsid w:val="00081E01"/>
    <w:pPr>
      <w:tabs>
        <w:tab w:val="left" w:pos="907"/>
      </w:tabs>
      <w:ind w:left="567" w:hanging="567"/>
      <w:jc w:val="left"/>
    </w:pPr>
    <w:rPr>
      <w:bCs/>
      <w:i/>
      <w:sz w:val="17"/>
      <w:szCs w:val="20"/>
    </w:rPr>
  </w:style>
  <w:style w:type="paragraph" w:styleId="FootnoteText">
    <w:name w:val="footnote text"/>
    <w:basedOn w:val="Normal"/>
    <w:next w:val="FootnoteTextnormal"/>
    <w:rsid w:val="00081E01"/>
    <w:pPr>
      <w:ind w:hanging="340"/>
      <w:jc w:val="left"/>
    </w:pPr>
    <w:rPr>
      <w:i/>
      <w:sz w:val="17"/>
      <w:szCs w:val="20"/>
    </w:rPr>
  </w:style>
  <w:style w:type="paragraph" w:customStyle="1" w:styleId="HeadNoTOC">
    <w:name w:val="HeadNoTOC"/>
    <w:basedOn w:val="Normal"/>
    <w:next w:val="Normal"/>
    <w:rsid w:val="00081E01"/>
    <w:pPr>
      <w:spacing w:before="255" w:after="510"/>
      <w:jc w:val="left"/>
    </w:pPr>
    <w:rPr>
      <w:b/>
      <w:sz w:val="30"/>
    </w:rPr>
  </w:style>
  <w:style w:type="paragraph" w:customStyle="1" w:styleId="ListofReferences">
    <w:name w:val="List of References"/>
    <w:basedOn w:val="Normal"/>
    <w:next w:val="Normal"/>
    <w:rsid w:val="00081E01"/>
    <w:pPr>
      <w:spacing w:after="255"/>
      <w:ind w:left="765" w:hanging="765"/>
    </w:pPr>
  </w:style>
  <w:style w:type="paragraph" w:customStyle="1" w:styleId="Heading10">
    <w:name w:val="Heading 10"/>
    <w:basedOn w:val="Heading6"/>
    <w:next w:val="Normal"/>
    <w:rsid w:val="00081E01"/>
    <w:pPr>
      <w:numPr>
        <w:ilvl w:val="0"/>
        <w:numId w:val="0"/>
      </w:numPr>
    </w:pPr>
  </w:style>
  <w:style w:type="paragraph" w:customStyle="1" w:styleId="FootnoteTextnormal">
    <w:name w:val="Footnote Text normal"/>
    <w:basedOn w:val="FootnoteText"/>
    <w:rsid w:val="00081E01"/>
    <w:pPr>
      <w:ind w:firstLine="0"/>
    </w:pPr>
  </w:style>
  <w:style w:type="paragraph" w:styleId="ListBullet3">
    <w:name w:val="List Bullet 3"/>
    <w:basedOn w:val="ListNumber2"/>
    <w:rsid w:val="00081E01"/>
    <w:pPr>
      <w:numPr>
        <w:ilvl w:val="2"/>
        <w:numId w:val="13"/>
      </w:numPr>
    </w:pPr>
  </w:style>
  <w:style w:type="paragraph" w:styleId="ListBullet4">
    <w:name w:val="List Bullet 4"/>
    <w:basedOn w:val="Normal"/>
    <w:rsid w:val="00081E01"/>
    <w:pPr>
      <w:numPr>
        <w:ilvl w:val="3"/>
        <w:numId w:val="8"/>
      </w:numPr>
    </w:pPr>
  </w:style>
  <w:style w:type="paragraph" w:styleId="ListBullet5">
    <w:name w:val="List Bullet 5"/>
    <w:basedOn w:val="Normal"/>
    <w:rsid w:val="00081E01"/>
    <w:pPr>
      <w:numPr>
        <w:ilvl w:val="4"/>
        <w:numId w:val="8"/>
      </w:numPr>
    </w:pPr>
  </w:style>
  <w:style w:type="paragraph" w:customStyle="1" w:styleId="dTableBodytext">
    <w:name w:val="d_Table_Body_text"/>
    <w:basedOn w:val="BodyText"/>
    <w:next w:val="BodyText"/>
    <w:rsid w:val="00081E01"/>
    <w:pPr>
      <w:spacing w:after="0"/>
      <w:jc w:val="left"/>
    </w:pPr>
    <w:rPr>
      <w:sz w:val="18"/>
    </w:rPr>
  </w:style>
  <w:style w:type="paragraph" w:styleId="ListNumber2">
    <w:name w:val="List Number 2"/>
    <w:basedOn w:val="Normal"/>
    <w:rsid w:val="00081E01"/>
    <w:pPr>
      <w:numPr>
        <w:ilvl w:val="1"/>
        <w:numId w:val="17"/>
      </w:numPr>
    </w:pPr>
  </w:style>
  <w:style w:type="paragraph" w:styleId="TableofFigures">
    <w:name w:val="table of figures"/>
    <w:basedOn w:val="Normal"/>
    <w:next w:val="Normal"/>
    <w:rsid w:val="00081E01"/>
    <w:pPr>
      <w:spacing w:after="120"/>
      <w:ind w:left="1276" w:hanging="1276"/>
    </w:pPr>
  </w:style>
  <w:style w:type="paragraph" w:styleId="BodyText">
    <w:name w:val="Body Text"/>
    <w:basedOn w:val="Normal"/>
    <w:link w:val="BodyTextChar"/>
    <w:rsid w:val="00081E01"/>
    <w:pPr>
      <w:spacing w:after="120"/>
    </w:pPr>
  </w:style>
  <w:style w:type="paragraph" w:styleId="ListNumber">
    <w:name w:val="List Number"/>
    <w:basedOn w:val="Normal"/>
    <w:rsid w:val="00081E01"/>
    <w:pPr>
      <w:numPr>
        <w:numId w:val="17"/>
      </w:numPr>
    </w:pPr>
  </w:style>
  <w:style w:type="paragraph" w:styleId="ListNumber3">
    <w:name w:val="List Number 3"/>
    <w:basedOn w:val="Normal"/>
    <w:rsid w:val="00081E01"/>
    <w:pPr>
      <w:numPr>
        <w:ilvl w:val="2"/>
        <w:numId w:val="17"/>
      </w:numPr>
    </w:pPr>
  </w:style>
  <w:style w:type="paragraph" w:styleId="ListNumber4">
    <w:name w:val="List Number 4"/>
    <w:basedOn w:val="Normal"/>
    <w:rsid w:val="00081E01"/>
    <w:pPr>
      <w:numPr>
        <w:ilvl w:val="3"/>
        <w:numId w:val="11"/>
      </w:numPr>
    </w:pPr>
  </w:style>
  <w:style w:type="paragraph" w:styleId="ListNumber5">
    <w:name w:val="List Number 5"/>
    <w:basedOn w:val="Normal"/>
    <w:rsid w:val="00081E01"/>
    <w:pPr>
      <w:numPr>
        <w:ilvl w:val="4"/>
        <w:numId w:val="11"/>
      </w:numPr>
    </w:pPr>
  </w:style>
  <w:style w:type="character" w:customStyle="1" w:styleId="FooterChar">
    <w:name w:val="Footer Char"/>
    <w:link w:val="Footer"/>
    <w:rsid w:val="00081E01"/>
    <w:rPr>
      <w:rFonts w:ascii="Arial" w:hAnsi="Arial" w:cs="Arial"/>
      <w:sz w:val="21"/>
      <w:szCs w:val="24"/>
      <w:lang w:eastAsia="en-US"/>
    </w:rPr>
  </w:style>
  <w:style w:type="numbering" w:customStyle="1" w:styleId="Huisstijl-LijstOpsomming">
    <w:name w:val="Huisstijl-LijstOpsomming"/>
    <w:uiPriority w:val="99"/>
    <w:rsid w:val="00081E01"/>
    <w:pPr>
      <w:numPr>
        <w:numId w:val="13"/>
      </w:numPr>
    </w:pPr>
  </w:style>
  <w:style w:type="numbering" w:customStyle="1" w:styleId="Huisstijl-LijstNummering">
    <w:name w:val="Huisstijl-LijstNummering"/>
    <w:uiPriority w:val="99"/>
    <w:rsid w:val="00081E01"/>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E01"/>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081E01"/>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081E01"/>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081E01"/>
    <w:pPr>
      <w:numPr>
        <w:ilvl w:val="2"/>
      </w:numPr>
      <w:outlineLvl w:val="2"/>
    </w:pPr>
    <w:rPr>
      <w:b w:val="0"/>
      <w:bCs/>
      <w:szCs w:val="26"/>
    </w:rPr>
  </w:style>
  <w:style w:type="paragraph" w:styleId="Heading4">
    <w:name w:val="heading 4"/>
    <w:basedOn w:val="Heading3"/>
    <w:next w:val="Normal"/>
    <w:qFormat/>
    <w:rsid w:val="00081E01"/>
    <w:pPr>
      <w:numPr>
        <w:ilvl w:val="3"/>
      </w:numPr>
      <w:outlineLvl w:val="3"/>
    </w:pPr>
    <w:rPr>
      <w:bCs w:val="0"/>
      <w:i/>
      <w:szCs w:val="28"/>
    </w:rPr>
  </w:style>
  <w:style w:type="paragraph" w:styleId="Heading5">
    <w:name w:val="heading 5"/>
    <w:basedOn w:val="Heading4"/>
    <w:next w:val="Normal"/>
    <w:qFormat/>
    <w:rsid w:val="00081E01"/>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081E01"/>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081E01"/>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081E01"/>
    <w:pPr>
      <w:numPr>
        <w:ilvl w:val="7"/>
      </w:numPr>
      <w:outlineLvl w:val="7"/>
    </w:pPr>
    <w:rPr>
      <w:iCs w:val="0"/>
    </w:rPr>
  </w:style>
  <w:style w:type="paragraph" w:styleId="Heading9">
    <w:name w:val="heading 9"/>
    <w:basedOn w:val="Heading4"/>
    <w:next w:val="Normal"/>
    <w:qFormat/>
    <w:rsid w:val="00081E01"/>
    <w:pPr>
      <w:numPr>
        <w:ilvl w:val="8"/>
      </w:numPr>
      <w:outlineLvl w:val="8"/>
    </w:pPr>
    <w:rPr>
      <w:szCs w:val="22"/>
    </w:rPr>
  </w:style>
  <w:style w:type="character" w:default="1" w:styleId="DefaultParagraphFont">
    <w:name w:val="Default Paragraph Font"/>
    <w:uiPriority w:val="1"/>
    <w:semiHidden/>
    <w:unhideWhenUsed/>
    <w:rsid w:val="00081E0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81E01"/>
  </w:style>
  <w:style w:type="paragraph" w:styleId="Header">
    <w:name w:val="header"/>
    <w:basedOn w:val="Normal"/>
    <w:rsid w:val="00081E01"/>
    <w:pPr>
      <w:tabs>
        <w:tab w:val="center" w:pos="4153"/>
        <w:tab w:val="right" w:pos="8306"/>
      </w:tabs>
    </w:pPr>
  </w:style>
  <w:style w:type="paragraph" w:styleId="Footer">
    <w:name w:val="footer"/>
    <w:basedOn w:val="Normal"/>
    <w:link w:val="FooterChar"/>
    <w:rsid w:val="00081E01"/>
    <w:pPr>
      <w:tabs>
        <w:tab w:val="center" w:pos="4153"/>
        <w:tab w:val="right" w:pos="8306"/>
      </w:tabs>
    </w:pPr>
  </w:style>
  <w:style w:type="paragraph" w:customStyle="1" w:styleId="Huisstijl-Sjabloonnaam">
    <w:name w:val="Huisstijl-Sjabloonnaam"/>
    <w:basedOn w:val="Huisstijl-Naw"/>
    <w:rsid w:val="00081E01"/>
    <w:pPr>
      <w:spacing w:before="255" w:after="255" w:line="255" w:lineRule="exact"/>
      <w:jc w:val="left"/>
    </w:pPr>
    <w:rPr>
      <w:b/>
      <w:sz w:val="36"/>
    </w:rPr>
  </w:style>
  <w:style w:type="paragraph" w:customStyle="1" w:styleId="Huisstijl-Adres">
    <w:name w:val="Huisstijl-Adres"/>
    <w:basedOn w:val="Huisstijl-Naw"/>
    <w:rsid w:val="00081E01"/>
  </w:style>
  <w:style w:type="paragraph" w:styleId="ListBullet">
    <w:name w:val="List Bullet"/>
    <w:basedOn w:val="Normal"/>
    <w:rsid w:val="00081E01"/>
    <w:pPr>
      <w:numPr>
        <w:numId w:val="13"/>
      </w:numPr>
    </w:pPr>
  </w:style>
  <w:style w:type="paragraph" w:customStyle="1" w:styleId="Huisstijl-Naw">
    <w:name w:val="Huisstijl-Naw"/>
    <w:basedOn w:val="Normal"/>
    <w:rsid w:val="00081E01"/>
    <w:rPr>
      <w:noProof/>
    </w:rPr>
  </w:style>
  <w:style w:type="paragraph" w:customStyle="1" w:styleId="Huisstijl-Kopje">
    <w:name w:val="Huisstijl-Kopje"/>
    <w:basedOn w:val="Huisstijl-Naw"/>
    <w:rsid w:val="00081E01"/>
    <w:rPr>
      <w:b/>
      <w:sz w:val="17"/>
    </w:rPr>
  </w:style>
  <w:style w:type="paragraph" w:customStyle="1" w:styleId="Huisstijl-Gegeven">
    <w:name w:val="Huisstijl-Gegeven"/>
    <w:basedOn w:val="Huisstijl-Naw"/>
    <w:rsid w:val="00081E01"/>
    <w:pPr>
      <w:jc w:val="left"/>
    </w:pPr>
  </w:style>
  <w:style w:type="paragraph" w:styleId="ListBullet2">
    <w:name w:val="List Bullet 2"/>
    <w:basedOn w:val="ListBullet"/>
    <w:rsid w:val="00081E01"/>
    <w:pPr>
      <w:numPr>
        <w:ilvl w:val="1"/>
      </w:numPr>
    </w:pPr>
  </w:style>
  <w:style w:type="paragraph" w:customStyle="1" w:styleId="Huisstijl-Voettekst">
    <w:name w:val="Huisstijl-Voettekst"/>
    <w:basedOn w:val="Huisstijl-Naw"/>
    <w:rsid w:val="00081E01"/>
    <w:rPr>
      <w:sz w:val="17"/>
    </w:rPr>
  </w:style>
  <w:style w:type="paragraph" w:customStyle="1" w:styleId="Kop1zondernummer">
    <w:name w:val="Kop 1 zonder nummer"/>
    <w:basedOn w:val="Heading1"/>
    <w:next w:val="Normal"/>
    <w:rsid w:val="00081E01"/>
    <w:pPr>
      <w:numPr>
        <w:numId w:val="0"/>
      </w:numPr>
    </w:pPr>
  </w:style>
  <w:style w:type="paragraph" w:customStyle="1" w:styleId="Kop2zondernummer">
    <w:name w:val="Kop 2 zonder nummer"/>
    <w:basedOn w:val="Heading2"/>
    <w:next w:val="Normal"/>
    <w:rsid w:val="00081E01"/>
    <w:pPr>
      <w:numPr>
        <w:ilvl w:val="0"/>
        <w:numId w:val="0"/>
      </w:numPr>
    </w:pPr>
  </w:style>
  <w:style w:type="paragraph" w:customStyle="1" w:styleId="Kop3zondernummer">
    <w:name w:val="Kop 3 zonder nummer"/>
    <w:basedOn w:val="Heading3"/>
    <w:next w:val="Normal"/>
    <w:rsid w:val="00081E01"/>
    <w:pPr>
      <w:numPr>
        <w:ilvl w:val="0"/>
        <w:numId w:val="0"/>
      </w:numPr>
    </w:pPr>
  </w:style>
  <w:style w:type="paragraph" w:customStyle="1" w:styleId="Huisstijl-Titel">
    <w:name w:val="Huisstijl-Titel"/>
    <w:basedOn w:val="Huisstijl-Naw"/>
    <w:rsid w:val="00081E01"/>
    <w:pPr>
      <w:spacing w:line="510" w:lineRule="atLeast"/>
      <w:jc w:val="left"/>
    </w:pPr>
    <w:rPr>
      <w:b/>
      <w:sz w:val="36"/>
    </w:rPr>
  </w:style>
  <w:style w:type="paragraph" w:customStyle="1" w:styleId="Kop4zondernummer">
    <w:name w:val="Kop 4 zonder nummer"/>
    <w:basedOn w:val="Heading4"/>
    <w:next w:val="Normal"/>
    <w:rsid w:val="00081E01"/>
    <w:pPr>
      <w:numPr>
        <w:ilvl w:val="0"/>
        <w:numId w:val="0"/>
      </w:numPr>
    </w:pPr>
  </w:style>
  <w:style w:type="paragraph" w:styleId="TOC1">
    <w:name w:val="toc 1"/>
    <w:basedOn w:val="Normal"/>
    <w:next w:val="Normal"/>
    <w:rsid w:val="00081E01"/>
    <w:pPr>
      <w:tabs>
        <w:tab w:val="right" w:pos="8419"/>
      </w:tabs>
      <w:spacing w:before="255"/>
      <w:ind w:hanging="255"/>
      <w:jc w:val="left"/>
    </w:pPr>
    <w:rPr>
      <w:b/>
    </w:rPr>
  </w:style>
  <w:style w:type="paragraph" w:styleId="TOC2">
    <w:name w:val="toc 2"/>
    <w:basedOn w:val="Normal"/>
    <w:next w:val="Normal"/>
    <w:rsid w:val="00081E01"/>
    <w:pPr>
      <w:tabs>
        <w:tab w:val="right" w:pos="8419"/>
      </w:tabs>
      <w:ind w:left="510" w:hanging="510"/>
      <w:jc w:val="left"/>
    </w:pPr>
  </w:style>
  <w:style w:type="paragraph" w:styleId="TOC3">
    <w:name w:val="toc 3"/>
    <w:basedOn w:val="Normal"/>
    <w:next w:val="Normal"/>
    <w:rsid w:val="00081E01"/>
    <w:pPr>
      <w:tabs>
        <w:tab w:val="right" w:pos="8419"/>
      </w:tabs>
      <w:ind w:left="1276" w:hanging="765"/>
      <w:jc w:val="left"/>
    </w:pPr>
  </w:style>
  <w:style w:type="paragraph" w:customStyle="1" w:styleId="Huisstijl-Koptekst">
    <w:name w:val="Huisstijl-Koptekst"/>
    <w:basedOn w:val="Huisstijl-Naw"/>
    <w:rsid w:val="00081E01"/>
    <w:rPr>
      <w:i/>
      <w:sz w:val="17"/>
    </w:rPr>
  </w:style>
  <w:style w:type="paragraph" w:customStyle="1" w:styleId="Huisstijl-Pagina">
    <w:name w:val="Huisstijl-Pagina"/>
    <w:basedOn w:val="Huisstijl-Gegeven"/>
    <w:rsid w:val="00081E01"/>
    <w:pPr>
      <w:jc w:val="right"/>
    </w:pPr>
    <w:rPr>
      <w:sz w:val="17"/>
    </w:rPr>
  </w:style>
  <w:style w:type="character" w:styleId="PageNumber">
    <w:name w:val="page number"/>
    <w:basedOn w:val="DefaultParagraphFont"/>
    <w:rsid w:val="00081E01"/>
  </w:style>
  <w:style w:type="paragraph" w:customStyle="1" w:styleId="Huisstijl-Subtitel">
    <w:name w:val="Huisstijl-Subtitel"/>
    <w:basedOn w:val="Huisstijl-Naw"/>
    <w:rsid w:val="00081E01"/>
    <w:pPr>
      <w:jc w:val="left"/>
    </w:pPr>
    <w:rPr>
      <w:b/>
    </w:rPr>
  </w:style>
  <w:style w:type="table" w:customStyle="1" w:styleId="dTable">
    <w:name w:val="d_Table"/>
    <w:basedOn w:val="TableGrid"/>
    <w:rsid w:val="00081E01"/>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81E01"/>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rsid w:val="00081E01"/>
    <w:pPr>
      <w:tabs>
        <w:tab w:val="right" w:pos="8419"/>
      </w:tabs>
      <w:spacing w:before="255"/>
      <w:ind w:hanging="255"/>
      <w:jc w:val="left"/>
    </w:pPr>
    <w:rPr>
      <w:b/>
    </w:rPr>
  </w:style>
  <w:style w:type="paragraph" w:styleId="TOC7">
    <w:name w:val="toc 7"/>
    <w:basedOn w:val="Normal"/>
    <w:next w:val="Normal"/>
    <w:semiHidden/>
    <w:rsid w:val="00081E01"/>
    <w:pPr>
      <w:tabs>
        <w:tab w:val="right" w:pos="8419"/>
      </w:tabs>
      <w:ind w:left="510" w:hanging="510"/>
      <w:jc w:val="left"/>
    </w:pPr>
  </w:style>
  <w:style w:type="paragraph" w:styleId="TOC8">
    <w:name w:val="toc 8"/>
    <w:basedOn w:val="Normal"/>
    <w:next w:val="Normal"/>
    <w:semiHidden/>
    <w:rsid w:val="00081E01"/>
    <w:pPr>
      <w:tabs>
        <w:tab w:val="right" w:pos="8419"/>
      </w:tabs>
      <w:ind w:left="1276" w:hanging="765"/>
      <w:jc w:val="left"/>
    </w:pPr>
  </w:style>
  <w:style w:type="paragraph" w:styleId="Caption">
    <w:name w:val="caption"/>
    <w:basedOn w:val="Normal"/>
    <w:next w:val="Normal"/>
    <w:qFormat/>
    <w:rsid w:val="00081E01"/>
    <w:pPr>
      <w:tabs>
        <w:tab w:val="left" w:pos="907"/>
      </w:tabs>
      <w:ind w:left="567" w:hanging="567"/>
      <w:jc w:val="left"/>
    </w:pPr>
    <w:rPr>
      <w:bCs/>
      <w:i/>
      <w:sz w:val="17"/>
      <w:szCs w:val="20"/>
    </w:rPr>
  </w:style>
  <w:style w:type="paragraph" w:styleId="FootnoteText">
    <w:name w:val="footnote text"/>
    <w:basedOn w:val="Normal"/>
    <w:next w:val="FootnoteTextnormal"/>
    <w:rsid w:val="00081E01"/>
    <w:pPr>
      <w:ind w:hanging="340"/>
      <w:jc w:val="left"/>
    </w:pPr>
    <w:rPr>
      <w:i/>
      <w:sz w:val="17"/>
      <w:szCs w:val="20"/>
    </w:rPr>
  </w:style>
  <w:style w:type="paragraph" w:customStyle="1" w:styleId="HeadNoTOC">
    <w:name w:val="HeadNoTOC"/>
    <w:basedOn w:val="Normal"/>
    <w:next w:val="Normal"/>
    <w:rsid w:val="00081E01"/>
    <w:pPr>
      <w:spacing w:before="255" w:after="510"/>
      <w:jc w:val="left"/>
    </w:pPr>
    <w:rPr>
      <w:b/>
      <w:sz w:val="30"/>
    </w:rPr>
  </w:style>
  <w:style w:type="paragraph" w:customStyle="1" w:styleId="ListofReferences">
    <w:name w:val="List of References"/>
    <w:basedOn w:val="Normal"/>
    <w:next w:val="Normal"/>
    <w:rsid w:val="00081E01"/>
    <w:pPr>
      <w:spacing w:after="255"/>
      <w:ind w:left="765" w:hanging="765"/>
    </w:pPr>
  </w:style>
  <w:style w:type="paragraph" w:customStyle="1" w:styleId="Heading10">
    <w:name w:val="Heading 10"/>
    <w:basedOn w:val="Heading6"/>
    <w:next w:val="Normal"/>
    <w:rsid w:val="00081E01"/>
    <w:pPr>
      <w:numPr>
        <w:ilvl w:val="0"/>
        <w:numId w:val="0"/>
      </w:numPr>
    </w:pPr>
  </w:style>
  <w:style w:type="paragraph" w:customStyle="1" w:styleId="FootnoteTextnormal">
    <w:name w:val="Footnote Text normal"/>
    <w:basedOn w:val="FootnoteText"/>
    <w:rsid w:val="00081E01"/>
    <w:pPr>
      <w:ind w:firstLine="0"/>
    </w:pPr>
  </w:style>
  <w:style w:type="paragraph" w:styleId="ListBullet3">
    <w:name w:val="List Bullet 3"/>
    <w:basedOn w:val="ListNumber2"/>
    <w:rsid w:val="00081E01"/>
    <w:pPr>
      <w:numPr>
        <w:ilvl w:val="2"/>
        <w:numId w:val="13"/>
      </w:numPr>
    </w:pPr>
  </w:style>
  <w:style w:type="paragraph" w:styleId="ListBullet4">
    <w:name w:val="List Bullet 4"/>
    <w:basedOn w:val="Normal"/>
    <w:rsid w:val="00081E01"/>
    <w:pPr>
      <w:numPr>
        <w:ilvl w:val="3"/>
        <w:numId w:val="8"/>
      </w:numPr>
    </w:pPr>
  </w:style>
  <w:style w:type="paragraph" w:styleId="ListBullet5">
    <w:name w:val="List Bullet 5"/>
    <w:basedOn w:val="Normal"/>
    <w:rsid w:val="00081E01"/>
    <w:pPr>
      <w:numPr>
        <w:ilvl w:val="4"/>
        <w:numId w:val="8"/>
      </w:numPr>
    </w:pPr>
  </w:style>
  <w:style w:type="paragraph" w:customStyle="1" w:styleId="dTableBodytext">
    <w:name w:val="d_Table_Body_text"/>
    <w:basedOn w:val="BodyText"/>
    <w:next w:val="BodyText"/>
    <w:rsid w:val="00081E01"/>
    <w:pPr>
      <w:spacing w:after="0"/>
      <w:jc w:val="left"/>
    </w:pPr>
    <w:rPr>
      <w:sz w:val="18"/>
    </w:rPr>
  </w:style>
  <w:style w:type="paragraph" w:styleId="ListNumber2">
    <w:name w:val="List Number 2"/>
    <w:basedOn w:val="Normal"/>
    <w:rsid w:val="00081E01"/>
    <w:pPr>
      <w:numPr>
        <w:ilvl w:val="1"/>
        <w:numId w:val="17"/>
      </w:numPr>
    </w:pPr>
  </w:style>
  <w:style w:type="paragraph" w:styleId="TableofFigures">
    <w:name w:val="table of figures"/>
    <w:basedOn w:val="Normal"/>
    <w:next w:val="Normal"/>
    <w:rsid w:val="00081E01"/>
    <w:pPr>
      <w:spacing w:after="120"/>
      <w:ind w:left="1276" w:hanging="1276"/>
    </w:pPr>
  </w:style>
  <w:style w:type="paragraph" w:styleId="BodyText">
    <w:name w:val="Body Text"/>
    <w:basedOn w:val="Normal"/>
    <w:link w:val="BodyTextChar"/>
    <w:rsid w:val="00081E01"/>
    <w:pPr>
      <w:spacing w:after="120"/>
    </w:pPr>
  </w:style>
  <w:style w:type="paragraph" w:styleId="ListNumber">
    <w:name w:val="List Number"/>
    <w:basedOn w:val="Normal"/>
    <w:rsid w:val="00081E01"/>
    <w:pPr>
      <w:numPr>
        <w:numId w:val="17"/>
      </w:numPr>
    </w:pPr>
  </w:style>
  <w:style w:type="paragraph" w:styleId="ListNumber3">
    <w:name w:val="List Number 3"/>
    <w:basedOn w:val="Normal"/>
    <w:rsid w:val="00081E01"/>
    <w:pPr>
      <w:numPr>
        <w:ilvl w:val="2"/>
        <w:numId w:val="17"/>
      </w:numPr>
    </w:pPr>
  </w:style>
  <w:style w:type="paragraph" w:styleId="ListNumber4">
    <w:name w:val="List Number 4"/>
    <w:basedOn w:val="Normal"/>
    <w:rsid w:val="00081E01"/>
    <w:pPr>
      <w:numPr>
        <w:ilvl w:val="3"/>
        <w:numId w:val="11"/>
      </w:numPr>
    </w:pPr>
  </w:style>
  <w:style w:type="paragraph" w:styleId="ListNumber5">
    <w:name w:val="List Number 5"/>
    <w:basedOn w:val="Normal"/>
    <w:rsid w:val="00081E01"/>
    <w:pPr>
      <w:numPr>
        <w:ilvl w:val="4"/>
        <w:numId w:val="11"/>
      </w:numPr>
    </w:pPr>
  </w:style>
  <w:style w:type="character" w:customStyle="1" w:styleId="FooterChar">
    <w:name w:val="Footer Char"/>
    <w:link w:val="Footer"/>
    <w:rsid w:val="00081E01"/>
    <w:rPr>
      <w:rFonts w:ascii="Arial" w:hAnsi="Arial" w:cs="Arial"/>
      <w:sz w:val="21"/>
      <w:szCs w:val="24"/>
      <w:lang w:eastAsia="en-US"/>
    </w:rPr>
  </w:style>
  <w:style w:type="numbering" w:customStyle="1" w:styleId="Huisstijl-LijstOpsomming">
    <w:name w:val="Huisstijl-LijstOpsomming"/>
    <w:uiPriority w:val="99"/>
    <w:rsid w:val="00081E01"/>
    <w:pPr>
      <w:numPr>
        <w:numId w:val="13"/>
      </w:numPr>
    </w:pPr>
  </w:style>
  <w:style w:type="numbering" w:customStyle="1" w:styleId="Huisstijl-LijstNummering">
    <w:name w:val="Huisstijl-LijstNummering"/>
    <w:uiPriority w:val="99"/>
    <w:rsid w:val="00081E01"/>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851581">
      <w:bodyDiv w:val="1"/>
      <w:marLeft w:val="0"/>
      <w:marRight w:val="0"/>
      <w:marTop w:val="0"/>
      <w:marBottom w:val="0"/>
      <w:divBdr>
        <w:top w:val="none" w:sz="0" w:space="0" w:color="auto"/>
        <w:left w:val="none" w:sz="0" w:space="0" w:color="auto"/>
        <w:bottom w:val="none" w:sz="0" w:space="0" w:color="auto"/>
        <w:right w:val="none" w:sz="0" w:space="0" w:color="auto"/>
      </w:divBdr>
    </w:div>
    <w:div w:id="466510432">
      <w:bodyDiv w:val="1"/>
      <w:marLeft w:val="0"/>
      <w:marRight w:val="0"/>
      <w:marTop w:val="0"/>
      <w:marBottom w:val="0"/>
      <w:divBdr>
        <w:top w:val="none" w:sz="0" w:space="0" w:color="auto"/>
        <w:left w:val="none" w:sz="0" w:space="0" w:color="auto"/>
        <w:bottom w:val="none" w:sz="0" w:space="0" w:color="auto"/>
        <w:right w:val="none" w:sz="0" w:space="0" w:color="auto"/>
      </w:divBdr>
    </w:div>
    <w:div w:id="862204782">
      <w:bodyDiv w:val="1"/>
      <w:marLeft w:val="0"/>
      <w:marRight w:val="0"/>
      <w:marTop w:val="0"/>
      <w:marBottom w:val="0"/>
      <w:divBdr>
        <w:top w:val="none" w:sz="0" w:space="0" w:color="auto"/>
        <w:left w:val="none" w:sz="0" w:space="0" w:color="auto"/>
        <w:bottom w:val="none" w:sz="0" w:space="0" w:color="auto"/>
        <w:right w:val="none" w:sz="0" w:space="0" w:color="auto"/>
      </w:divBdr>
    </w:div>
    <w:div w:id="1143814043">
      <w:bodyDiv w:val="1"/>
      <w:marLeft w:val="0"/>
      <w:marRight w:val="0"/>
      <w:marTop w:val="0"/>
      <w:marBottom w:val="0"/>
      <w:divBdr>
        <w:top w:val="none" w:sz="0" w:space="0" w:color="auto"/>
        <w:left w:val="none" w:sz="0" w:space="0" w:color="auto"/>
        <w:bottom w:val="none" w:sz="0" w:space="0" w:color="auto"/>
        <w:right w:val="none" w:sz="0" w:space="0" w:color="auto"/>
      </w:divBdr>
    </w:div>
    <w:div w:id="194322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image" Target="media/image49.wmf"/><Relationship Id="rId21" Type="http://schemas.openxmlformats.org/officeDocument/2006/relationships/header" Target="header7.xml"/><Relationship Id="rId42" Type="http://schemas.openxmlformats.org/officeDocument/2006/relationships/oleObject" Target="embeddings/oleObject6.bin"/><Relationship Id="rId47" Type="http://schemas.openxmlformats.org/officeDocument/2006/relationships/image" Target="media/image14.wmf"/><Relationship Id="rId63" Type="http://schemas.openxmlformats.org/officeDocument/2006/relationships/image" Target="media/image22.wmf"/><Relationship Id="rId68" Type="http://schemas.openxmlformats.org/officeDocument/2006/relationships/oleObject" Target="embeddings/oleObject19.bin"/><Relationship Id="rId84" Type="http://schemas.openxmlformats.org/officeDocument/2006/relationships/oleObject" Target="embeddings/oleObject27.bin"/><Relationship Id="rId89" Type="http://schemas.openxmlformats.org/officeDocument/2006/relationships/image" Target="media/image35.wmf"/><Relationship Id="rId112" Type="http://schemas.openxmlformats.org/officeDocument/2006/relationships/oleObject" Target="embeddings/oleObject41.bin"/><Relationship Id="rId133" Type="http://schemas.openxmlformats.org/officeDocument/2006/relationships/image" Target="media/image56.wmf"/><Relationship Id="rId138" Type="http://schemas.openxmlformats.org/officeDocument/2006/relationships/image" Target="media/image58.wmf"/><Relationship Id="rId154" Type="http://schemas.openxmlformats.org/officeDocument/2006/relationships/image" Target="media/image66.wmf"/><Relationship Id="rId159" Type="http://schemas.openxmlformats.org/officeDocument/2006/relationships/oleObject" Target="embeddings/oleObject66.bin"/><Relationship Id="rId175" Type="http://schemas.microsoft.com/office/2016/09/relationships/commentsIds" Target="commentsIds.xml"/><Relationship Id="rId170" Type="http://schemas.openxmlformats.org/officeDocument/2006/relationships/footer" Target="footer11.xml"/><Relationship Id="rId16" Type="http://schemas.openxmlformats.org/officeDocument/2006/relationships/footer" Target="footer4.xml"/><Relationship Id="rId107" Type="http://schemas.openxmlformats.org/officeDocument/2006/relationships/image" Target="media/image44.wmf"/><Relationship Id="rId11" Type="http://schemas.openxmlformats.org/officeDocument/2006/relationships/header" Target="header2.xml"/><Relationship Id="rId32" Type="http://schemas.openxmlformats.org/officeDocument/2006/relationships/oleObject" Target="embeddings/oleObject1.bin"/><Relationship Id="rId37" Type="http://schemas.openxmlformats.org/officeDocument/2006/relationships/image" Target="media/image9.wmf"/><Relationship Id="rId53" Type="http://schemas.openxmlformats.org/officeDocument/2006/relationships/image" Target="media/image17.wmf"/><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image" Target="media/image30.wmf"/><Relationship Id="rId102" Type="http://schemas.openxmlformats.org/officeDocument/2006/relationships/oleObject" Target="embeddings/oleObject36.bin"/><Relationship Id="rId123" Type="http://schemas.openxmlformats.org/officeDocument/2006/relationships/image" Target="media/image52.wmf"/><Relationship Id="rId128" Type="http://schemas.openxmlformats.org/officeDocument/2006/relationships/oleObject" Target="embeddings/oleObject50.bin"/><Relationship Id="rId144" Type="http://schemas.openxmlformats.org/officeDocument/2006/relationships/image" Target="media/image61.wmf"/><Relationship Id="rId149" Type="http://schemas.openxmlformats.org/officeDocument/2006/relationships/oleObject" Target="embeddings/oleObject61.bin"/><Relationship Id="rId5" Type="http://schemas.openxmlformats.org/officeDocument/2006/relationships/settings" Target="settings.xml"/><Relationship Id="rId90" Type="http://schemas.openxmlformats.org/officeDocument/2006/relationships/oleObject" Target="embeddings/oleObject30.bin"/><Relationship Id="rId95" Type="http://schemas.openxmlformats.org/officeDocument/2006/relationships/image" Target="media/image38.wmf"/><Relationship Id="rId160" Type="http://schemas.openxmlformats.org/officeDocument/2006/relationships/image" Target="media/image69.emf"/><Relationship Id="rId165" Type="http://schemas.openxmlformats.org/officeDocument/2006/relationships/image" Target="media/image74.emf"/><Relationship Id="rId22" Type="http://schemas.openxmlformats.org/officeDocument/2006/relationships/footer" Target="footer6.xml"/><Relationship Id="rId27" Type="http://schemas.openxmlformats.org/officeDocument/2006/relationships/footer" Target="footer8.xml"/><Relationship Id="rId43" Type="http://schemas.openxmlformats.org/officeDocument/2006/relationships/image" Target="media/image12.wmf"/><Relationship Id="rId48" Type="http://schemas.openxmlformats.org/officeDocument/2006/relationships/oleObject" Target="embeddings/oleObject9.bin"/><Relationship Id="rId64" Type="http://schemas.openxmlformats.org/officeDocument/2006/relationships/oleObject" Target="embeddings/oleObject17.bin"/><Relationship Id="rId69" Type="http://schemas.openxmlformats.org/officeDocument/2006/relationships/image" Target="media/image25.wmf"/><Relationship Id="rId113" Type="http://schemas.openxmlformats.org/officeDocument/2006/relationships/image" Target="media/image47.wmf"/><Relationship Id="rId118" Type="http://schemas.openxmlformats.org/officeDocument/2006/relationships/oleObject" Target="embeddings/oleObject44.bin"/><Relationship Id="rId134" Type="http://schemas.openxmlformats.org/officeDocument/2006/relationships/oleObject" Target="embeddings/oleObject53.bin"/><Relationship Id="rId139" Type="http://schemas.openxmlformats.org/officeDocument/2006/relationships/oleObject" Target="embeddings/oleObject56.bin"/><Relationship Id="rId80" Type="http://schemas.openxmlformats.org/officeDocument/2006/relationships/oleObject" Target="embeddings/oleObject25.bin"/><Relationship Id="rId85" Type="http://schemas.openxmlformats.org/officeDocument/2006/relationships/image" Target="media/image33.wmf"/><Relationship Id="rId150" Type="http://schemas.openxmlformats.org/officeDocument/2006/relationships/image" Target="media/image64.wmf"/><Relationship Id="rId155" Type="http://schemas.openxmlformats.org/officeDocument/2006/relationships/oleObject" Target="embeddings/oleObject64.bin"/><Relationship Id="rId171"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7.wmf"/><Relationship Id="rId38" Type="http://schemas.openxmlformats.org/officeDocument/2006/relationships/oleObject" Target="embeddings/oleObject4.bin"/><Relationship Id="rId59" Type="http://schemas.openxmlformats.org/officeDocument/2006/relationships/image" Target="media/image20.wmf"/><Relationship Id="rId103" Type="http://schemas.openxmlformats.org/officeDocument/2006/relationships/image" Target="media/image42.wmf"/><Relationship Id="rId108" Type="http://schemas.openxmlformats.org/officeDocument/2006/relationships/oleObject" Target="embeddings/oleObject39.bin"/><Relationship Id="rId124" Type="http://schemas.openxmlformats.org/officeDocument/2006/relationships/oleObject" Target="embeddings/oleObject47.bin"/><Relationship Id="rId129" Type="http://schemas.openxmlformats.org/officeDocument/2006/relationships/image" Target="media/image54.wmf"/><Relationship Id="rId54" Type="http://schemas.openxmlformats.org/officeDocument/2006/relationships/oleObject" Target="embeddings/oleObject12.bin"/><Relationship Id="rId70" Type="http://schemas.openxmlformats.org/officeDocument/2006/relationships/oleObject" Target="embeddings/oleObject20.bin"/><Relationship Id="rId75" Type="http://schemas.openxmlformats.org/officeDocument/2006/relationships/image" Target="media/image28.wmf"/><Relationship Id="rId91" Type="http://schemas.openxmlformats.org/officeDocument/2006/relationships/image" Target="media/image36.wmf"/><Relationship Id="rId96" Type="http://schemas.openxmlformats.org/officeDocument/2006/relationships/oleObject" Target="embeddings/oleObject33.bin"/><Relationship Id="rId140" Type="http://schemas.openxmlformats.org/officeDocument/2006/relationships/image" Target="media/image59.wmf"/><Relationship Id="rId145" Type="http://schemas.openxmlformats.org/officeDocument/2006/relationships/oleObject" Target="embeddings/oleObject59.bin"/><Relationship Id="rId161" Type="http://schemas.openxmlformats.org/officeDocument/2006/relationships/image" Target="media/image70.emf"/><Relationship Id="rId166" Type="http://schemas.openxmlformats.org/officeDocument/2006/relationships/image" Target="media/image75.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7.xml"/><Relationship Id="rId28" Type="http://schemas.openxmlformats.org/officeDocument/2006/relationships/footer" Target="footer9.xml"/><Relationship Id="rId49" Type="http://schemas.openxmlformats.org/officeDocument/2006/relationships/image" Target="media/image15.wmf"/><Relationship Id="rId114" Type="http://schemas.openxmlformats.org/officeDocument/2006/relationships/oleObject" Target="embeddings/oleObject42.bin"/><Relationship Id="rId119" Type="http://schemas.openxmlformats.org/officeDocument/2006/relationships/image" Target="media/image50.wmf"/><Relationship Id="rId10" Type="http://schemas.openxmlformats.org/officeDocument/2006/relationships/footer" Target="footer1.xml"/><Relationship Id="rId31" Type="http://schemas.openxmlformats.org/officeDocument/2006/relationships/image" Target="media/image6.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23.wmf"/><Relationship Id="rId73" Type="http://schemas.openxmlformats.org/officeDocument/2006/relationships/image" Target="media/image27.wmf"/><Relationship Id="rId78" Type="http://schemas.openxmlformats.org/officeDocument/2006/relationships/oleObject" Target="embeddings/oleObject24.bin"/><Relationship Id="rId81" Type="http://schemas.openxmlformats.org/officeDocument/2006/relationships/image" Target="media/image31.w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46.bin"/><Relationship Id="rId130" Type="http://schemas.openxmlformats.org/officeDocument/2006/relationships/oleObject" Target="embeddings/oleObject51.bin"/><Relationship Id="rId135" Type="http://schemas.openxmlformats.org/officeDocument/2006/relationships/oleObject" Target="embeddings/oleObject54.bin"/><Relationship Id="rId143" Type="http://schemas.openxmlformats.org/officeDocument/2006/relationships/oleObject" Target="embeddings/oleObject58.bin"/><Relationship Id="rId148" Type="http://schemas.openxmlformats.org/officeDocument/2006/relationships/image" Target="media/image63.wmf"/><Relationship Id="rId151" Type="http://schemas.openxmlformats.org/officeDocument/2006/relationships/oleObject" Target="embeddings/oleObject62.bin"/><Relationship Id="rId156" Type="http://schemas.openxmlformats.org/officeDocument/2006/relationships/image" Target="media/image67.wmf"/><Relationship Id="rId164" Type="http://schemas.openxmlformats.org/officeDocument/2006/relationships/image" Target="media/image73.emf"/><Relationship Id="rId169"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0.wmf"/><Relationship Id="rId109" Type="http://schemas.openxmlformats.org/officeDocument/2006/relationships/image" Target="media/image45.wmf"/><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18.wmf"/><Relationship Id="rId76" Type="http://schemas.openxmlformats.org/officeDocument/2006/relationships/oleObject" Target="embeddings/oleObject23.bin"/><Relationship Id="rId97" Type="http://schemas.openxmlformats.org/officeDocument/2006/relationships/image" Target="media/image39.wmf"/><Relationship Id="rId104" Type="http://schemas.openxmlformats.org/officeDocument/2006/relationships/oleObject" Target="embeddings/oleObject37.bin"/><Relationship Id="rId120" Type="http://schemas.openxmlformats.org/officeDocument/2006/relationships/oleObject" Target="embeddings/oleObject45.bin"/><Relationship Id="rId125" Type="http://schemas.openxmlformats.org/officeDocument/2006/relationships/image" Target="media/image53.wmf"/><Relationship Id="rId141" Type="http://schemas.openxmlformats.org/officeDocument/2006/relationships/oleObject" Target="embeddings/oleObject57.bin"/><Relationship Id="rId146" Type="http://schemas.openxmlformats.org/officeDocument/2006/relationships/image" Target="media/image62.wmf"/><Relationship Id="rId167" Type="http://schemas.openxmlformats.org/officeDocument/2006/relationships/image" Target="media/image76.emf"/><Relationship Id="rId7" Type="http://schemas.openxmlformats.org/officeDocument/2006/relationships/footnotes" Target="footnotes.xml"/><Relationship Id="rId71" Type="http://schemas.openxmlformats.org/officeDocument/2006/relationships/image" Target="media/image26.wmf"/><Relationship Id="rId92" Type="http://schemas.openxmlformats.org/officeDocument/2006/relationships/oleObject" Target="embeddings/oleObject31.bin"/><Relationship Id="rId162" Type="http://schemas.openxmlformats.org/officeDocument/2006/relationships/image" Target="media/image71.emf"/><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image" Target="media/image3.emf"/><Relationship Id="rId40" Type="http://schemas.openxmlformats.org/officeDocument/2006/relationships/oleObject" Target="embeddings/oleObject5.bin"/><Relationship Id="rId45" Type="http://schemas.openxmlformats.org/officeDocument/2006/relationships/image" Target="media/image13.wmf"/><Relationship Id="rId66" Type="http://schemas.openxmlformats.org/officeDocument/2006/relationships/oleObject" Target="embeddings/oleObject18.bin"/><Relationship Id="rId87" Type="http://schemas.openxmlformats.org/officeDocument/2006/relationships/image" Target="media/image34.wmf"/><Relationship Id="rId110" Type="http://schemas.openxmlformats.org/officeDocument/2006/relationships/oleObject" Target="embeddings/oleObject40.bin"/><Relationship Id="rId115" Type="http://schemas.openxmlformats.org/officeDocument/2006/relationships/image" Target="media/image48.wmf"/><Relationship Id="rId131" Type="http://schemas.openxmlformats.org/officeDocument/2006/relationships/image" Target="media/image55.wmf"/><Relationship Id="rId136" Type="http://schemas.openxmlformats.org/officeDocument/2006/relationships/image" Target="media/image57.wmf"/><Relationship Id="rId157" Type="http://schemas.openxmlformats.org/officeDocument/2006/relationships/oleObject" Target="embeddings/oleObject65.bin"/><Relationship Id="rId61" Type="http://schemas.openxmlformats.org/officeDocument/2006/relationships/image" Target="media/image21.wmf"/><Relationship Id="rId82" Type="http://schemas.openxmlformats.org/officeDocument/2006/relationships/oleObject" Target="embeddings/oleObject26.bin"/><Relationship Id="rId152" Type="http://schemas.openxmlformats.org/officeDocument/2006/relationships/image" Target="media/image65.wmf"/><Relationship Id="rId173" Type="http://schemas.microsoft.com/office/2011/relationships/people" Target="people.xml"/><Relationship Id="rId19" Type="http://schemas.openxmlformats.org/officeDocument/2006/relationships/comments" Target="comments.xml"/><Relationship Id="rId14" Type="http://schemas.openxmlformats.org/officeDocument/2006/relationships/header" Target="header4.xml"/><Relationship Id="rId30" Type="http://schemas.openxmlformats.org/officeDocument/2006/relationships/image" Target="media/image5.emf"/><Relationship Id="rId35" Type="http://schemas.openxmlformats.org/officeDocument/2006/relationships/image" Target="media/image8.wmf"/><Relationship Id="rId56" Type="http://schemas.openxmlformats.org/officeDocument/2006/relationships/oleObject" Target="embeddings/oleObject13.bin"/><Relationship Id="rId77" Type="http://schemas.openxmlformats.org/officeDocument/2006/relationships/image" Target="media/image29.wmf"/><Relationship Id="rId100" Type="http://schemas.openxmlformats.org/officeDocument/2006/relationships/oleObject" Target="embeddings/oleObject35.bin"/><Relationship Id="rId105" Type="http://schemas.openxmlformats.org/officeDocument/2006/relationships/image" Target="media/image43.wmf"/><Relationship Id="rId126" Type="http://schemas.openxmlformats.org/officeDocument/2006/relationships/oleObject" Target="embeddings/oleObject48.bin"/><Relationship Id="rId147" Type="http://schemas.openxmlformats.org/officeDocument/2006/relationships/oleObject" Target="embeddings/oleObject60.bin"/><Relationship Id="rId168" Type="http://schemas.openxmlformats.org/officeDocument/2006/relationships/image" Target="media/image77.emf"/><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oleObject" Target="embeddings/oleObject21.bin"/><Relationship Id="rId93" Type="http://schemas.openxmlformats.org/officeDocument/2006/relationships/image" Target="media/image37.wmf"/><Relationship Id="rId98" Type="http://schemas.openxmlformats.org/officeDocument/2006/relationships/oleObject" Target="embeddings/oleObject34.bin"/><Relationship Id="rId121" Type="http://schemas.openxmlformats.org/officeDocument/2006/relationships/image" Target="media/image51.wmf"/><Relationship Id="rId142" Type="http://schemas.openxmlformats.org/officeDocument/2006/relationships/image" Target="media/image60.wmf"/><Relationship Id="rId163" Type="http://schemas.openxmlformats.org/officeDocument/2006/relationships/image" Target="media/image72.emf"/><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oleObject" Target="embeddings/oleObject8.bin"/><Relationship Id="rId67" Type="http://schemas.openxmlformats.org/officeDocument/2006/relationships/image" Target="media/image24.wmf"/><Relationship Id="rId116" Type="http://schemas.openxmlformats.org/officeDocument/2006/relationships/oleObject" Target="embeddings/oleObject43.bin"/><Relationship Id="rId137" Type="http://schemas.openxmlformats.org/officeDocument/2006/relationships/oleObject" Target="embeddings/oleObject55.bin"/><Relationship Id="rId158" Type="http://schemas.openxmlformats.org/officeDocument/2006/relationships/image" Target="media/image68.wmf"/><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oleObject" Target="embeddings/oleObject16.bin"/><Relationship Id="rId83" Type="http://schemas.openxmlformats.org/officeDocument/2006/relationships/image" Target="media/image32.wmf"/><Relationship Id="rId88" Type="http://schemas.openxmlformats.org/officeDocument/2006/relationships/oleObject" Target="embeddings/oleObject29.bin"/><Relationship Id="rId111" Type="http://schemas.openxmlformats.org/officeDocument/2006/relationships/image" Target="media/image46.wmf"/><Relationship Id="rId132" Type="http://schemas.openxmlformats.org/officeDocument/2006/relationships/oleObject" Target="embeddings/oleObject52.bin"/><Relationship Id="rId153" Type="http://schemas.openxmlformats.org/officeDocument/2006/relationships/oleObject" Target="embeddings/oleObject63.bin"/><Relationship Id="rId174" Type="http://schemas.microsoft.com/office/2011/relationships/commentsExtended" Target="commentsExtended.xml"/><Relationship Id="rId15" Type="http://schemas.openxmlformats.org/officeDocument/2006/relationships/footer" Target="footer3.xml"/><Relationship Id="rId36" Type="http://schemas.openxmlformats.org/officeDocument/2006/relationships/oleObject" Target="embeddings/oleObject3.bin"/><Relationship Id="rId57" Type="http://schemas.openxmlformats.org/officeDocument/2006/relationships/image" Target="media/image19.wmf"/><Relationship Id="rId106" Type="http://schemas.openxmlformats.org/officeDocument/2006/relationships/oleObject" Target="embeddings/oleObject38.bin"/><Relationship Id="rId127" Type="http://schemas.openxmlformats.org/officeDocument/2006/relationships/oleObject" Target="embeddings/oleObject49.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93790-A5F9-482D-A66B-A5B956AAA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172</TotalTime>
  <Pages>40</Pages>
  <Words>5500</Words>
  <Characters>44861</Characters>
  <Application>Microsoft Office Word</Application>
  <DocSecurity>0</DocSecurity>
  <Lines>11215</Lines>
  <Paragraphs>3357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47004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creator>Hans de Waal</dc:creator>
  <dc:description>Dit document is gemaakt met WhiteOffice versie 2014.1.6</dc:description>
  <cp:lastModifiedBy>Hans de Waal</cp:lastModifiedBy>
  <cp:revision>18</cp:revision>
  <cp:lastPrinted>2015-09-30T06:59:00Z</cp:lastPrinted>
  <dcterms:created xsi:type="dcterms:W3CDTF">2017-10-25T12:42:00Z</dcterms:created>
  <dcterms:modified xsi:type="dcterms:W3CDTF">2017-10-27T14:31:00Z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2015-09-06T22:00:00Z</vt:filetime>
  </property>
  <property fmtid="{D5CDD505-2E9C-101B-9397-08002B2CF9AE}" pid="4" name="_AanmaakGebruiker">
    <vt:lpwstr>waal_h</vt:lpwstr>
  </property>
  <property fmtid="{D5CDD505-2E9C-101B-9397-08002B2CF9AE}" pid="5" name="_Versie">
    <vt:lpwstr>2014.1.6</vt:lpwstr>
  </property>
  <property fmtid="{D5CDD505-2E9C-101B-9397-08002B2CF9AE}" pid="6" name="Aan">
    <vt:lpwstr>Rijkswaterstaat</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J.P. de Waal</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2017-10-22T22:00:00Z</vt:filetime>
  </property>
  <property fmtid="{D5CDD505-2E9C-101B-9397-08002B2CF9AE}" pid="16" name="DatumRefOpgehaald">
    <vt:lpwstr>23-10-2017</vt:lpwstr>
  </property>
  <property fmtid="{D5CDD505-2E9C-101B-9397-08002B2CF9AE}" pid="17" name="DocID">
    <vt:lpwstr>{AC1E3EB2-8074-4375-9C34-C9A113D338E1}</vt:lpwstr>
  </property>
  <property fmtid="{D5CDD505-2E9C-101B-9397-08002B2CF9AE}" pid="18" name="DocPubliceerStatus">
    <vt:lpwstr>0</vt:lpwstr>
  </property>
  <property fmtid="{D5CDD505-2E9C-101B-9397-08002B2CF9AE}" pid="19" name="DocRegFileName">
    <vt:lpwstr>11200500\11200580\11200580-002-HYE-0010-r-Wave overtopping at dikes kernel.docx</vt:lpwstr>
  </property>
  <property fmtid="{D5CDD505-2E9C-101B-9397-08002B2CF9AE}" pid="20" name="DocRootDocID">
    <vt:lpwstr>{8F6BBBA7-C7A0-416A-9E09-261D9FF81577}</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Wave overtopping at dikes kernel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vt:lpwstr>
  </property>
  <property fmtid="{D5CDD505-2E9C-101B-9397-08002B2CF9AE}" pid="34" name="ProjNaam">
    <vt:lpwstr>|</vt:lpwstr>
  </property>
  <property fmtid="{D5CDD505-2E9C-101B-9397-08002B2CF9AE}" pid="35" name="ProjNr">
    <vt:lpwstr>-</vt:lpwstr>
  </property>
  <property fmtid="{D5CDD505-2E9C-101B-9397-08002B2CF9AE}" pid="36" name="Referentie">
    <vt:lpwstr/>
  </property>
  <property fmtid="{D5CDD505-2E9C-101B-9397-08002B2CF9AE}" pid="37" name="ReferentieGegenereerd">
    <vt:lpwstr>11200580-002-HYE-0010</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
  </property>
  <property fmtid="{D5CDD505-2E9C-101B-9397-08002B2CF9AE}" pid="44" name="SubTitel">
    <vt:lpwstr>Test plan</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ies>
</file>