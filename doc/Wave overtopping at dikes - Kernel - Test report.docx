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7A5" w:rsidRDefault="000067A5">
      <w:pPr>
        <w:spacing w:line="240" w:lineRule="auto"/>
        <w:jc w:val="left"/>
      </w:pPr>
      <w:r>
        <w:br w:type="page"/>
      </w:r>
    </w:p>
    <w:p w:rsidR="000067A5" w:rsidRDefault="000067A5">
      <w:pPr>
        <w:spacing w:line="240" w:lineRule="auto"/>
        <w:jc w:val="left"/>
      </w:pPr>
      <w:r>
        <w:br w:type="page"/>
      </w:r>
    </w:p>
    <w:p w:rsidR="00B67586" w:rsidRDefault="00B67586">
      <w:pPr>
        <w:spacing w:line="240" w:lineRule="auto"/>
        <w:jc w:val="left"/>
      </w:pPr>
    </w:p>
    <w:p w:rsidR="00CC232D" w:rsidRDefault="00CC232D">
      <w:pPr>
        <w:spacing w:line="240" w:lineRule="auto"/>
        <w:jc w:val="left"/>
      </w:pPr>
    </w:p>
    <w:p w:rsidR="00151657" w:rsidRPr="005D783A" w:rsidRDefault="00151657" w:rsidP="00B54FB5"/>
    <w:p w:rsidR="001A0293" w:rsidRDefault="001A0293" w:rsidP="00B54FB5">
      <w:pPr>
        <w:sectPr w:rsidR="001A0293" w:rsidSect="000067A5">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cols w:space="708"/>
          <w:titlePg/>
          <w:docGrid w:linePitch="360"/>
        </w:sectPr>
      </w:pPr>
    </w:p>
    <w:p w:rsidR="00EF0CF5" w:rsidRPr="00B700BA" w:rsidRDefault="00EF0CF5" w:rsidP="009E030B">
      <w:pPr>
        <w:pStyle w:val="Huisstijl-Kopje"/>
        <w:rPr>
          <w:noProof w:val="0"/>
        </w:rPr>
      </w:pPr>
      <w:r w:rsidRPr="00B700BA">
        <w:rPr>
          <w:noProof w:val="0"/>
        </w:rPr>
        <w:lastRenderedPageBreak/>
        <w:t>Keywords</w:t>
      </w:r>
    </w:p>
    <w:p w:rsidR="00EF0CF5" w:rsidRPr="00B700BA" w:rsidRDefault="00615560" w:rsidP="009E030B">
      <w:r w:rsidRPr="00615560">
        <w:t>Wave overtopping, wave run-up, overtopping, run-up, WTI 2017, safety assessment, software, failure mechanism.</w:t>
      </w:r>
    </w:p>
    <w:p w:rsidR="00EF0CF5" w:rsidRPr="00B700BA" w:rsidRDefault="00EF0CF5" w:rsidP="009E030B"/>
    <w:p w:rsidR="00EF0CF5" w:rsidRPr="00B700BA" w:rsidRDefault="00EF0CF5" w:rsidP="009E030B">
      <w:pPr>
        <w:pStyle w:val="Huisstijl-Kopje"/>
        <w:rPr>
          <w:noProof w:val="0"/>
        </w:rPr>
      </w:pPr>
      <w:r w:rsidRPr="00B700BA">
        <w:rPr>
          <w:noProof w:val="0"/>
        </w:rPr>
        <w:t>Summary</w:t>
      </w:r>
    </w:p>
    <w:p w:rsidR="00EF0CF5" w:rsidRDefault="00615560" w:rsidP="009E030B">
      <w:r w:rsidRPr="00615560">
        <w:t xml:space="preserve">This document describes the test </w:t>
      </w:r>
      <w:r w:rsidR="00C73A97">
        <w:t xml:space="preserve">results for the </w:t>
      </w:r>
      <w:r w:rsidR="00186971">
        <w:t>18.1.1</w:t>
      </w:r>
      <w:r w:rsidR="00C73A97">
        <w:t xml:space="preserve"> </w:t>
      </w:r>
      <w:r w:rsidR="00186971">
        <w:t>version</w:t>
      </w:r>
      <w:r w:rsidR="00186971" w:rsidRPr="00615560">
        <w:t xml:space="preserve"> </w:t>
      </w:r>
      <w:r w:rsidR="00186971">
        <w:t>of</w:t>
      </w:r>
      <w:r w:rsidR="00186971" w:rsidRPr="00615560">
        <w:t xml:space="preserve"> </w:t>
      </w:r>
      <w:r w:rsidRPr="00615560">
        <w:t>the 'wave overtopping at dikes' kernel.</w:t>
      </w:r>
      <w:r>
        <w:t xml:space="preserve"> It also contains some recommendation</w:t>
      </w:r>
      <w:r w:rsidR="006B7013">
        <w:t>s</w:t>
      </w:r>
      <w:r>
        <w:t xml:space="preserve"> for further improvements on the test procedure.</w:t>
      </w:r>
    </w:p>
    <w:p w:rsidR="00275FC1" w:rsidRPr="00B700BA" w:rsidRDefault="00275FC1" w:rsidP="009E030B"/>
    <w:p w:rsidR="00275FC1" w:rsidRPr="00C73A97" w:rsidRDefault="00275FC1" w:rsidP="00275FC1">
      <w:pPr>
        <w:pStyle w:val="Huisstijl-Kopje"/>
        <w:rPr>
          <w:noProof w:val="0"/>
          <w:lang w:val="nl-NL"/>
        </w:rPr>
      </w:pPr>
      <w:r w:rsidRPr="00C73A97">
        <w:rPr>
          <w:noProof w:val="0"/>
          <w:lang w:val="nl-NL"/>
        </w:rPr>
        <w:t>Samenvatting</w:t>
      </w:r>
    </w:p>
    <w:p w:rsidR="00275FC1" w:rsidRPr="00275FC1" w:rsidRDefault="00275FC1" w:rsidP="00275FC1">
      <w:pPr>
        <w:rPr>
          <w:lang w:val="nl-NL"/>
        </w:rPr>
      </w:pPr>
      <w:r w:rsidRPr="00275FC1">
        <w:rPr>
          <w:lang w:val="nl-NL"/>
        </w:rPr>
        <w:t xml:space="preserve">Dit document beschrijft </w:t>
      </w:r>
      <w:r w:rsidR="00C73A97">
        <w:rPr>
          <w:lang w:val="nl-NL"/>
        </w:rPr>
        <w:t>d</w:t>
      </w:r>
      <w:r w:rsidRPr="00275FC1">
        <w:rPr>
          <w:lang w:val="nl-NL"/>
        </w:rPr>
        <w:t>e test</w:t>
      </w:r>
      <w:r w:rsidR="00C73A97">
        <w:rPr>
          <w:lang w:val="nl-NL"/>
        </w:rPr>
        <w:t xml:space="preserve">resultaten voor de </w:t>
      </w:r>
      <w:r w:rsidR="00186971">
        <w:rPr>
          <w:lang w:val="nl-NL"/>
        </w:rPr>
        <w:t>18.1.1 versie</w:t>
      </w:r>
      <w:r w:rsidRPr="00275FC1">
        <w:rPr>
          <w:lang w:val="nl-NL"/>
        </w:rPr>
        <w:t xml:space="preserve"> </w:t>
      </w:r>
      <w:r>
        <w:rPr>
          <w:lang w:val="nl-NL"/>
        </w:rPr>
        <w:t>v</w:t>
      </w:r>
      <w:r w:rsidR="00186971">
        <w:rPr>
          <w:lang w:val="nl-NL"/>
        </w:rPr>
        <w:t>an de</w:t>
      </w:r>
      <w:r w:rsidRPr="00275FC1">
        <w:rPr>
          <w:lang w:val="nl-NL"/>
        </w:rPr>
        <w:t xml:space="preserve"> reken</w:t>
      </w:r>
      <w:r>
        <w:rPr>
          <w:lang w:val="nl-NL"/>
        </w:rPr>
        <w:t>k</w:t>
      </w:r>
      <w:r w:rsidR="00574D89">
        <w:rPr>
          <w:lang w:val="nl-NL"/>
        </w:rPr>
        <w:t xml:space="preserve">ern “golfoverslag bij dijken”. </w:t>
      </w:r>
      <w:r>
        <w:rPr>
          <w:lang w:val="nl-NL"/>
        </w:rPr>
        <w:t>Het bevat ook enkele aanbevelingen voor verbeteringen van de test</w:t>
      </w:r>
      <w:r w:rsidRPr="00275FC1">
        <w:rPr>
          <w:lang w:val="nl-NL"/>
        </w:rPr>
        <w:t>procedure.</w:t>
      </w:r>
    </w:p>
    <w:p w:rsidR="00EF0CF5" w:rsidRPr="00275FC1" w:rsidRDefault="00EF0CF5" w:rsidP="009E030B">
      <w:pPr>
        <w:rPr>
          <w:lang w:val="nl-NL"/>
        </w:rPr>
      </w:pPr>
    </w:p>
    <w:p w:rsidR="00EF0CF5" w:rsidRPr="00B22365" w:rsidRDefault="00EF0CF5" w:rsidP="009E030B">
      <w:pPr>
        <w:pStyle w:val="Huisstijl-Kopje"/>
        <w:rPr>
          <w:noProof w:val="0"/>
          <w:lang w:val="nl-NL"/>
        </w:rPr>
      </w:pPr>
      <w:r w:rsidRPr="00B22365">
        <w:rPr>
          <w:noProof w:val="0"/>
          <w:lang w:val="nl-NL"/>
        </w:rPr>
        <w:t>References</w:t>
      </w:r>
    </w:p>
    <w:p w:rsidR="00EF0CF5" w:rsidRPr="00615560" w:rsidRDefault="00615560" w:rsidP="009E030B">
      <w:pPr>
        <w:rPr>
          <w:lang w:val="nl-NL"/>
        </w:rPr>
      </w:pPr>
      <w:r w:rsidRPr="00615560">
        <w:rPr>
          <w:lang w:val="nl-NL"/>
        </w:rPr>
        <w:t>KPP Waterveiligheidsinstrumentarium.</w:t>
      </w:r>
    </w:p>
    <w:p w:rsidR="00EF0CF5" w:rsidRPr="00615560" w:rsidRDefault="00EF0CF5" w:rsidP="009E030B">
      <w:pPr>
        <w:rPr>
          <w:lang w:val="nl-NL"/>
        </w:rPr>
      </w:pPr>
    </w:p>
    <w:p w:rsidR="00EF0CF5" w:rsidRPr="00615560" w:rsidRDefault="00EF0CF5" w:rsidP="009E030B">
      <w:pPr>
        <w:rPr>
          <w:lang w:val="nl-NL"/>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EF0CF5" w:rsidTr="009E030B">
        <w:tc>
          <w:tcPr>
            <w:tcW w:w="737" w:type="dxa"/>
            <w:tcBorders>
              <w:top w:val="single" w:sz="4" w:space="0" w:color="auto"/>
              <w:left w:val="nil"/>
              <w:bottom w:val="single" w:sz="4" w:space="0" w:color="auto"/>
              <w:right w:val="nil"/>
            </w:tcBorders>
            <w:shd w:val="clear" w:color="auto" w:fill="D9D9D9"/>
          </w:tcPr>
          <w:p w:rsidR="00EF0CF5" w:rsidRDefault="00EF0CF5">
            <w:pPr>
              <w:pStyle w:val="Huisstijl-Kopje"/>
            </w:pPr>
            <w:bookmarkStart w:id="12" w:name="tblVersie"/>
            <w:r>
              <w:t>Version</w:t>
            </w:r>
          </w:p>
        </w:tc>
        <w:tc>
          <w:tcPr>
            <w:tcW w:w="964" w:type="dxa"/>
            <w:tcBorders>
              <w:top w:val="single" w:sz="4" w:space="0" w:color="auto"/>
              <w:left w:val="nil"/>
              <w:bottom w:val="single" w:sz="4" w:space="0" w:color="auto"/>
              <w:right w:val="nil"/>
            </w:tcBorders>
            <w:shd w:val="clear" w:color="auto" w:fill="D9D9D9"/>
          </w:tcPr>
          <w:p w:rsidR="00EF0CF5" w:rsidRDefault="00EF0CF5">
            <w:pPr>
              <w:pStyle w:val="Huisstijl-Kopje"/>
            </w:pPr>
            <w:r>
              <w:t>Date</w:t>
            </w:r>
          </w:p>
        </w:tc>
        <w:tc>
          <w:tcPr>
            <w:tcW w:w="1531" w:type="dxa"/>
            <w:tcBorders>
              <w:top w:val="single" w:sz="4" w:space="0" w:color="auto"/>
              <w:left w:val="nil"/>
              <w:bottom w:val="single" w:sz="4" w:space="0" w:color="auto"/>
              <w:right w:val="nil"/>
            </w:tcBorders>
            <w:shd w:val="clear" w:color="auto" w:fill="D9D9D9"/>
          </w:tcPr>
          <w:p w:rsidR="00EF0CF5" w:rsidRDefault="00EF0CF5">
            <w:pPr>
              <w:pStyle w:val="Huisstijl-Kopje"/>
            </w:pPr>
            <w:r>
              <w:t>Author</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c>
          <w:tcPr>
            <w:tcW w:w="1531" w:type="dxa"/>
            <w:tcBorders>
              <w:top w:val="single" w:sz="4" w:space="0" w:color="auto"/>
              <w:left w:val="nil"/>
              <w:bottom w:val="single" w:sz="4" w:space="0" w:color="auto"/>
              <w:right w:val="nil"/>
            </w:tcBorders>
            <w:shd w:val="clear" w:color="auto" w:fill="D9D9D9"/>
          </w:tcPr>
          <w:p w:rsidR="00EF0CF5" w:rsidRDefault="00EF0CF5">
            <w:pPr>
              <w:pStyle w:val="Huisstijl-Kopje"/>
            </w:pPr>
            <w:r>
              <w:t>Review</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c>
          <w:tcPr>
            <w:tcW w:w="1531" w:type="dxa"/>
            <w:tcBorders>
              <w:top w:val="single" w:sz="4" w:space="0" w:color="auto"/>
              <w:left w:val="nil"/>
              <w:bottom w:val="single" w:sz="4" w:space="0" w:color="auto"/>
              <w:right w:val="nil"/>
            </w:tcBorders>
            <w:shd w:val="clear" w:color="auto" w:fill="D9D9D9"/>
          </w:tcPr>
          <w:p w:rsidR="00EF0CF5" w:rsidRDefault="00EF0CF5" w:rsidP="009E030B">
            <w:pPr>
              <w:pStyle w:val="Huisstijl-Kopje"/>
            </w:pPr>
            <w:r>
              <w:t>Approval</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r>
      <w:tr w:rsidR="00EF0CF5" w:rsidRPr="00C73A97"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bookmarkStart w:id="13" w:name="bmVersie" w:colFirst="0" w:colLast="0"/>
            <w:bookmarkStart w:id="14" w:name="bmDatum" w:colFirst="1" w:colLast="1"/>
          </w:p>
        </w:tc>
        <w:tc>
          <w:tcPr>
            <w:tcW w:w="964" w:type="dxa"/>
            <w:tcBorders>
              <w:top w:val="single" w:sz="4" w:space="0" w:color="auto"/>
              <w:left w:val="nil"/>
              <w:bottom w:val="single" w:sz="4" w:space="0" w:color="auto"/>
              <w:right w:val="nil"/>
            </w:tcBorders>
          </w:tcPr>
          <w:p w:rsidR="00EF0CF5" w:rsidRDefault="0031107F" w:rsidP="00C73A97">
            <w:pPr>
              <w:pStyle w:val="Huisstijl-TabelStatus"/>
            </w:pPr>
            <w:r>
              <w:t>D</w:t>
            </w:r>
            <w:r w:rsidR="00EF0CF5">
              <w:t>e</w:t>
            </w:r>
            <w:r w:rsidR="00C73A97">
              <w:t>c</w:t>
            </w:r>
            <w:r w:rsidR="00EF0CF5">
              <w:t>. 201</w:t>
            </w:r>
            <w:r w:rsidR="00C73A97">
              <w:t>6</w:t>
            </w:r>
          </w:p>
        </w:tc>
        <w:tc>
          <w:tcPr>
            <w:tcW w:w="1531" w:type="dxa"/>
            <w:tcBorders>
              <w:top w:val="single" w:sz="4" w:space="0" w:color="auto"/>
              <w:left w:val="nil"/>
              <w:bottom w:val="single" w:sz="4" w:space="0" w:color="auto"/>
              <w:right w:val="nil"/>
            </w:tcBorders>
          </w:tcPr>
          <w:p w:rsidR="00EF0CF5" w:rsidRDefault="00C73A97" w:rsidP="009E030B">
            <w:pPr>
              <w:pStyle w:val="Huisstijl-TabelStatus"/>
            </w:pPr>
            <w:r>
              <w:t>E.J. Spee</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C433D5" w:rsidP="009E030B">
            <w:pPr>
              <w:pStyle w:val="Huisstijl-TabelStatus"/>
            </w:pPr>
            <w:r>
              <w:t>H. van Putten</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C433D5" w:rsidRDefault="003008E4" w:rsidP="00C73A97">
            <w:pPr>
              <w:pStyle w:val="Huisstijl-TabelStatus"/>
            </w:pPr>
            <w:r>
              <w:t>M. van Gent</w:t>
            </w:r>
          </w:p>
        </w:tc>
        <w:tc>
          <w:tcPr>
            <w:tcW w:w="680" w:type="dxa"/>
            <w:tcBorders>
              <w:top w:val="single" w:sz="4" w:space="0" w:color="auto"/>
              <w:left w:val="nil"/>
              <w:bottom w:val="single" w:sz="4" w:space="0" w:color="auto"/>
              <w:right w:val="nil"/>
            </w:tcBorders>
          </w:tcPr>
          <w:p w:rsidR="00EF0CF5" w:rsidRPr="00C433D5" w:rsidRDefault="00EF0CF5" w:rsidP="009E030B">
            <w:pPr>
              <w:pStyle w:val="Huisstijl-TabelStatus"/>
            </w:pPr>
          </w:p>
        </w:tc>
      </w:tr>
      <w:tr w:rsidR="001900AD" w:rsidRPr="00C73A97" w:rsidTr="00994764">
        <w:tc>
          <w:tcPr>
            <w:tcW w:w="737" w:type="dxa"/>
            <w:tcBorders>
              <w:top w:val="single" w:sz="4" w:space="0" w:color="auto"/>
              <w:left w:val="nil"/>
              <w:bottom w:val="single" w:sz="4" w:space="0" w:color="auto"/>
              <w:right w:val="nil"/>
            </w:tcBorders>
          </w:tcPr>
          <w:p w:rsidR="001900AD" w:rsidRDefault="001900AD" w:rsidP="00994764">
            <w:pPr>
              <w:pStyle w:val="Huisstijl-TabelStatus"/>
            </w:pPr>
          </w:p>
        </w:tc>
        <w:tc>
          <w:tcPr>
            <w:tcW w:w="964" w:type="dxa"/>
            <w:tcBorders>
              <w:top w:val="single" w:sz="4" w:space="0" w:color="auto"/>
              <w:left w:val="nil"/>
              <w:bottom w:val="single" w:sz="4" w:space="0" w:color="auto"/>
              <w:right w:val="nil"/>
            </w:tcBorders>
          </w:tcPr>
          <w:p w:rsidR="001900AD" w:rsidRDefault="0031107F" w:rsidP="001E655A">
            <w:pPr>
              <w:pStyle w:val="Huisstijl-TabelStatus"/>
            </w:pPr>
            <w:r>
              <w:t>O</w:t>
            </w:r>
            <w:r w:rsidR="001E655A">
              <w:t>ct</w:t>
            </w:r>
            <w:r w:rsidR="001900AD">
              <w:t>. 201</w:t>
            </w:r>
            <w:r w:rsidR="001E655A">
              <w:t>7</w:t>
            </w:r>
          </w:p>
        </w:tc>
        <w:tc>
          <w:tcPr>
            <w:tcW w:w="1531" w:type="dxa"/>
            <w:tcBorders>
              <w:top w:val="single" w:sz="4" w:space="0" w:color="auto"/>
              <w:left w:val="nil"/>
              <w:bottom w:val="single" w:sz="4" w:space="0" w:color="auto"/>
              <w:right w:val="nil"/>
            </w:tcBorders>
          </w:tcPr>
          <w:p w:rsidR="001900AD" w:rsidRDefault="001900AD" w:rsidP="00994764">
            <w:pPr>
              <w:pStyle w:val="Huisstijl-TabelStatus"/>
            </w:pPr>
            <w:r>
              <w:t>J.P. de Waal</w:t>
            </w:r>
          </w:p>
        </w:tc>
        <w:tc>
          <w:tcPr>
            <w:tcW w:w="680" w:type="dxa"/>
            <w:tcBorders>
              <w:top w:val="single" w:sz="4" w:space="0" w:color="auto"/>
              <w:left w:val="nil"/>
              <w:bottom w:val="single" w:sz="4" w:space="0" w:color="auto"/>
              <w:right w:val="nil"/>
            </w:tcBorders>
          </w:tcPr>
          <w:p w:rsidR="001900AD" w:rsidRDefault="001900AD" w:rsidP="00994764">
            <w:pPr>
              <w:pStyle w:val="Huisstijl-TabelStatus"/>
            </w:pPr>
          </w:p>
        </w:tc>
        <w:tc>
          <w:tcPr>
            <w:tcW w:w="1531" w:type="dxa"/>
            <w:tcBorders>
              <w:top w:val="single" w:sz="4" w:space="0" w:color="auto"/>
              <w:left w:val="nil"/>
              <w:bottom w:val="single" w:sz="4" w:space="0" w:color="auto"/>
              <w:right w:val="nil"/>
            </w:tcBorders>
          </w:tcPr>
          <w:p w:rsidR="001900AD" w:rsidRDefault="001900AD" w:rsidP="00994764">
            <w:pPr>
              <w:pStyle w:val="Huisstijl-TabelStatus"/>
            </w:pPr>
            <w:r>
              <w:t>H. van Putten</w:t>
            </w:r>
          </w:p>
        </w:tc>
        <w:tc>
          <w:tcPr>
            <w:tcW w:w="680" w:type="dxa"/>
            <w:tcBorders>
              <w:top w:val="single" w:sz="4" w:space="0" w:color="auto"/>
              <w:left w:val="nil"/>
              <w:bottom w:val="single" w:sz="4" w:space="0" w:color="auto"/>
              <w:right w:val="nil"/>
            </w:tcBorders>
          </w:tcPr>
          <w:p w:rsidR="001900AD" w:rsidRDefault="001900AD" w:rsidP="00994764">
            <w:pPr>
              <w:pStyle w:val="Huisstijl-TabelStatus"/>
            </w:pPr>
          </w:p>
        </w:tc>
        <w:tc>
          <w:tcPr>
            <w:tcW w:w="1531" w:type="dxa"/>
            <w:tcBorders>
              <w:top w:val="single" w:sz="4" w:space="0" w:color="auto"/>
              <w:left w:val="nil"/>
              <w:bottom w:val="single" w:sz="4" w:space="0" w:color="auto"/>
              <w:right w:val="nil"/>
            </w:tcBorders>
          </w:tcPr>
          <w:p w:rsidR="001900AD" w:rsidRPr="00C433D5" w:rsidRDefault="001900AD" w:rsidP="00994764">
            <w:pPr>
              <w:pStyle w:val="Huisstijl-TabelStatus"/>
            </w:pPr>
            <w:r>
              <w:t>M. van Gent</w:t>
            </w:r>
          </w:p>
        </w:tc>
        <w:tc>
          <w:tcPr>
            <w:tcW w:w="680" w:type="dxa"/>
            <w:tcBorders>
              <w:top w:val="single" w:sz="4" w:space="0" w:color="auto"/>
              <w:left w:val="nil"/>
              <w:bottom w:val="single" w:sz="4" w:space="0" w:color="auto"/>
              <w:right w:val="nil"/>
            </w:tcBorders>
          </w:tcPr>
          <w:p w:rsidR="001900AD" w:rsidRPr="00C433D5" w:rsidRDefault="001900AD" w:rsidP="00994764">
            <w:pPr>
              <w:pStyle w:val="Huisstijl-TabelStatus"/>
            </w:pPr>
          </w:p>
        </w:tc>
      </w:tr>
      <w:bookmarkEnd w:id="13"/>
      <w:bookmarkEnd w:id="14"/>
      <w:tr w:rsidR="00186971" w:rsidRPr="00186971" w:rsidTr="009E030B">
        <w:tc>
          <w:tcPr>
            <w:tcW w:w="737" w:type="dxa"/>
            <w:tcBorders>
              <w:top w:val="single" w:sz="4" w:space="0" w:color="auto"/>
              <w:left w:val="nil"/>
              <w:bottom w:val="single" w:sz="4" w:space="0" w:color="auto"/>
              <w:right w:val="nil"/>
            </w:tcBorders>
          </w:tcPr>
          <w:p w:rsidR="00186971" w:rsidRPr="00C433D5" w:rsidRDefault="00186971" w:rsidP="009E030B">
            <w:pPr>
              <w:pStyle w:val="Huisstijl-TabelStatus"/>
            </w:pPr>
          </w:p>
        </w:tc>
        <w:tc>
          <w:tcPr>
            <w:tcW w:w="964" w:type="dxa"/>
            <w:tcBorders>
              <w:top w:val="single" w:sz="4" w:space="0" w:color="auto"/>
              <w:left w:val="nil"/>
              <w:bottom w:val="single" w:sz="4" w:space="0" w:color="auto"/>
              <w:right w:val="nil"/>
            </w:tcBorders>
          </w:tcPr>
          <w:p w:rsidR="00186971" w:rsidRPr="00C433D5" w:rsidRDefault="00186971" w:rsidP="009E030B">
            <w:pPr>
              <w:pStyle w:val="Huisstijl-TabelStatus"/>
            </w:pPr>
            <w:r>
              <w:t>Dec. 2018</w:t>
            </w:r>
          </w:p>
        </w:tc>
        <w:tc>
          <w:tcPr>
            <w:tcW w:w="1531" w:type="dxa"/>
            <w:tcBorders>
              <w:top w:val="single" w:sz="4" w:space="0" w:color="auto"/>
              <w:left w:val="nil"/>
              <w:bottom w:val="single" w:sz="4" w:space="0" w:color="auto"/>
              <w:right w:val="nil"/>
            </w:tcBorders>
          </w:tcPr>
          <w:p w:rsidR="00186971" w:rsidRPr="00C433D5" w:rsidRDefault="00186971" w:rsidP="009E030B">
            <w:pPr>
              <w:pStyle w:val="Huisstijl-TabelStatus"/>
            </w:pPr>
            <w:r>
              <w:t>J.P. de Waal</w:t>
            </w:r>
          </w:p>
        </w:tc>
        <w:tc>
          <w:tcPr>
            <w:tcW w:w="680" w:type="dxa"/>
            <w:tcBorders>
              <w:top w:val="single" w:sz="4" w:space="0" w:color="auto"/>
              <w:left w:val="nil"/>
              <w:bottom w:val="single" w:sz="4" w:space="0" w:color="auto"/>
              <w:right w:val="nil"/>
            </w:tcBorders>
          </w:tcPr>
          <w:p w:rsidR="00186971" w:rsidRPr="00C433D5" w:rsidRDefault="00186971" w:rsidP="009E030B">
            <w:pPr>
              <w:pStyle w:val="Huisstijl-TabelStatus"/>
            </w:pPr>
          </w:p>
        </w:tc>
        <w:tc>
          <w:tcPr>
            <w:tcW w:w="1531"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r w:rsidRPr="00351B29">
              <w:rPr>
                <w:lang w:val="fr-FR"/>
              </w:rPr>
              <w:t xml:space="preserve">P. </w:t>
            </w:r>
            <w:r>
              <w:rPr>
                <w:lang w:val="fr-FR"/>
              </w:rPr>
              <w:t>van Steeg</w:t>
            </w:r>
          </w:p>
        </w:tc>
        <w:tc>
          <w:tcPr>
            <w:tcW w:w="680"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p>
        </w:tc>
        <w:tc>
          <w:tcPr>
            <w:tcW w:w="1531"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r w:rsidRPr="00351B29">
              <w:rPr>
                <w:lang w:val="fr-FR"/>
              </w:rPr>
              <w:t>M. van Gent</w:t>
            </w:r>
          </w:p>
        </w:tc>
        <w:tc>
          <w:tcPr>
            <w:tcW w:w="680"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p>
        </w:tc>
      </w:tr>
      <w:tr w:rsidR="00186971" w:rsidRPr="00186971" w:rsidTr="009E030B">
        <w:tc>
          <w:tcPr>
            <w:tcW w:w="737"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p>
        </w:tc>
        <w:tc>
          <w:tcPr>
            <w:tcW w:w="964"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p>
        </w:tc>
        <w:tc>
          <w:tcPr>
            <w:tcW w:w="1531"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p>
        </w:tc>
        <w:tc>
          <w:tcPr>
            <w:tcW w:w="680"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p>
        </w:tc>
        <w:tc>
          <w:tcPr>
            <w:tcW w:w="1531"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p>
        </w:tc>
        <w:tc>
          <w:tcPr>
            <w:tcW w:w="680"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p>
        </w:tc>
        <w:tc>
          <w:tcPr>
            <w:tcW w:w="1531"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p>
        </w:tc>
        <w:tc>
          <w:tcPr>
            <w:tcW w:w="680" w:type="dxa"/>
            <w:tcBorders>
              <w:top w:val="single" w:sz="4" w:space="0" w:color="auto"/>
              <w:left w:val="nil"/>
              <w:bottom w:val="single" w:sz="4" w:space="0" w:color="auto"/>
              <w:right w:val="nil"/>
            </w:tcBorders>
          </w:tcPr>
          <w:p w:rsidR="00186971" w:rsidRPr="00351B29" w:rsidRDefault="00186971" w:rsidP="009E030B">
            <w:pPr>
              <w:pStyle w:val="Huisstijl-TabelStatus"/>
              <w:rPr>
                <w:lang w:val="fr-FR"/>
              </w:rPr>
            </w:pPr>
          </w:p>
        </w:tc>
      </w:tr>
      <w:bookmarkEnd w:id="12"/>
    </w:tbl>
    <w:p w:rsidR="00EF0CF5" w:rsidRPr="00351B29" w:rsidRDefault="00EF0CF5" w:rsidP="009E030B">
      <w:pPr>
        <w:rPr>
          <w:lang w:val="fr-FR"/>
        </w:rPr>
      </w:pPr>
    </w:p>
    <w:tbl>
      <w:tblPr>
        <w:tblW w:w="8420" w:type="dxa"/>
        <w:tblLayout w:type="fixed"/>
        <w:tblCellMar>
          <w:left w:w="0" w:type="dxa"/>
          <w:right w:w="0" w:type="dxa"/>
        </w:tblCellMar>
        <w:tblLook w:val="0000" w:firstRow="0" w:lastRow="0" w:firstColumn="0" w:lastColumn="0" w:noHBand="0" w:noVBand="0"/>
      </w:tblPr>
      <w:tblGrid>
        <w:gridCol w:w="8420"/>
      </w:tblGrid>
      <w:tr w:rsidR="00EF0CF5" w:rsidRPr="00186971" w:rsidTr="009E030B">
        <w:tc>
          <w:tcPr>
            <w:tcW w:w="8420" w:type="dxa"/>
          </w:tcPr>
          <w:p w:rsidR="000067A5" w:rsidRDefault="000067A5" w:rsidP="000067A5">
            <w:pPr>
              <w:pStyle w:val="Huisstijl-Kopje"/>
              <w:rPr>
                <w:lang w:val="fr-FR"/>
              </w:rPr>
            </w:pPr>
            <w:bookmarkStart w:id="15" w:name="bmStatus" w:colFirst="0" w:colLast="0"/>
            <w:r>
              <w:rPr>
                <w:lang w:val="fr-FR"/>
              </w:rPr>
              <w:t>Status</w:t>
            </w:r>
          </w:p>
          <w:p w:rsidR="00EF0CF5" w:rsidRPr="00351B29" w:rsidRDefault="000067A5" w:rsidP="000067A5">
            <w:pPr>
              <w:pStyle w:val="Huisstijl-Gegeven"/>
              <w:rPr>
                <w:lang w:val="fr-FR"/>
              </w:rPr>
            </w:pPr>
            <w:r>
              <w:rPr>
                <w:lang w:val="fr-FR"/>
              </w:rPr>
              <w:t>final</w:t>
            </w:r>
          </w:p>
        </w:tc>
      </w:tr>
      <w:bookmarkEnd w:id="15"/>
    </w:tbl>
    <w:p w:rsidR="00EF0CF5" w:rsidRPr="00351B29" w:rsidRDefault="00EF0CF5" w:rsidP="009E030B">
      <w:pPr>
        <w:rPr>
          <w:lang w:val="fr-FR"/>
        </w:rPr>
      </w:pPr>
    </w:p>
    <w:p w:rsidR="00A45B92" w:rsidRPr="00351B29" w:rsidRDefault="00A45B92" w:rsidP="00AA68D5">
      <w:pPr>
        <w:rPr>
          <w:lang w:val="fr-FR"/>
        </w:rPr>
      </w:pPr>
    </w:p>
    <w:p w:rsidR="00A2242F" w:rsidRPr="00351B29" w:rsidRDefault="00A2242F" w:rsidP="00AA68D5">
      <w:pPr>
        <w:rPr>
          <w:lang w:val="fr-FR"/>
        </w:rPr>
        <w:sectPr w:rsidR="00A2242F" w:rsidRPr="00351B29" w:rsidSect="000067A5">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cols w:space="708"/>
          <w:docGrid w:linePitch="360"/>
        </w:sectPr>
      </w:pPr>
    </w:p>
    <w:p w:rsidR="00EF0CF5" w:rsidRPr="000067A5" w:rsidRDefault="00EF0CF5" w:rsidP="009E030B">
      <w:pPr>
        <w:pStyle w:val="Huisstijl-TitelInhoud"/>
        <w:rPr>
          <w:lang w:val="en-US"/>
        </w:rPr>
      </w:pPr>
      <w:bookmarkStart w:id="25" w:name="bmTOC"/>
      <w:bookmarkEnd w:id="25"/>
      <w:r w:rsidRPr="000067A5">
        <w:rPr>
          <w:lang w:val="en-US"/>
        </w:rPr>
        <w:lastRenderedPageBreak/>
        <w:t>Contents</w:t>
      </w:r>
    </w:p>
    <w:p w:rsidR="000067A5" w:rsidRPr="000067A5" w:rsidRDefault="00EF0CF5">
      <w:pPr>
        <w:pStyle w:val="TOC1"/>
        <w:rPr>
          <w:rFonts w:asciiTheme="minorHAnsi" w:eastAsiaTheme="minorEastAsia" w:hAnsiTheme="minorHAnsi" w:cstheme="minorBidi"/>
          <w:b w:val="0"/>
          <w:noProof/>
          <w:sz w:val="22"/>
          <w:szCs w:val="22"/>
          <w:lang w:val="en-US" w:eastAsia="zh-CN"/>
        </w:rPr>
      </w:pPr>
      <w:r w:rsidRPr="00E025DD">
        <w:fldChar w:fldCharType="begin"/>
      </w:r>
      <w:r w:rsidRPr="000067A5">
        <w:rPr>
          <w:lang w:val="en-US"/>
        </w:rPr>
        <w:instrText xml:space="preserve"> TOC \t "Heading 1;1;Heading 2;2;Heading 3;3" </w:instrText>
      </w:r>
      <w:r w:rsidRPr="00E025DD">
        <w:fldChar w:fldCharType="separate"/>
      </w:r>
      <w:r w:rsidR="000067A5">
        <w:rPr>
          <w:noProof/>
        </w:rPr>
        <w:t>1</w:t>
      </w:r>
      <w:r w:rsidR="000067A5" w:rsidRPr="000067A5">
        <w:rPr>
          <w:rFonts w:asciiTheme="minorHAnsi" w:eastAsiaTheme="minorEastAsia" w:hAnsiTheme="minorHAnsi" w:cstheme="minorBidi"/>
          <w:b w:val="0"/>
          <w:noProof/>
          <w:sz w:val="22"/>
          <w:szCs w:val="22"/>
          <w:lang w:val="en-US" w:eastAsia="zh-CN"/>
        </w:rPr>
        <w:tab/>
      </w:r>
      <w:r w:rsidR="000067A5">
        <w:rPr>
          <w:noProof/>
        </w:rPr>
        <w:t>Introduction</w:t>
      </w:r>
      <w:r w:rsidR="000067A5">
        <w:rPr>
          <w:noProof/>
        </w:rPr>
        <w:tab/>
      </w:r>
      <w:r w:rsidR="000067A5">
        <w:rPr>
          <w:noProof/>
        </w:rPr>
        <w:fldChar w:fldCharType="begin"/>
      </w:r>
      <w:r w:rsidR="000067A5">
        <w:rPr>
          <w:noProof/>
        </w:rPr>
        <w:instrText xml:space="preserve"> PAGEREF _Toc532994595 \h </w:instrText>
      </w:r>
      <w:r w:rsidR="000067A5">
        <w:rPr>
          <w:noProof/>
        </w:rPr>
      </w:r>
      <w:r w:rsidR="000067A5">
        <w:rPr>
          <w:noProof/>
        </w:rPr>
        <w:fldChar w:fldCharType="separate"/>
      </w:r>
      <w:r w:rsidR="000067A5">
        <w:rPr>
          <w:noProof/>
        </w:rPr>
        <w:t>1</w:t>
      </w:r>
      <w:r w:rsidR="000067A5">
        <w:rPr>
          <w:noProof/>
        </w:rPr>
        <w:fldChar w:fldCharType="end"/>
      </w:r>
    </w:p>
    <w:p w:rsidR="000067A5" w:rsidRPr="000067A5" w:rsidRDefault="000067A5">
      <w:pPr>
        <w:pStyle w:val="TOC1"/>
        <w:rPr>
          <w:rFonts w:asciiTheme="minorHAnsi" w:eastAsiaTheme="minorEastAsia" w:hAnsiTheme="minorHAnsi" w:cstheme="minorBidi"/>
          <w:b w:val="0"/>
          <w:noProof/>
          <w:sz w:val="22"/>
          <w:szCs w:val="22"/>
          <w:lang w:val="en-US" w:eastAsia="zh-CN"/>
        </w:rPr>
      </w:pPr>
      <w:r>
        <w:rPr>
          <w:noProof/>
        </w:rPr>
        <w:t>2</w:t>
      </w:r>
      <w:r w:rsidRPr="000067A5">
        <w:rPr>
          <w:rFonts w:asciiTheme="minorHAnsi" w:eastAsiaTheme="minorEastAsia" w:hAnsiTheme="minorHAnsi" w:cstheme="minorBidi"/>
          <w:b w:val="0"/>
          <w:noProof/>
          <w:sz w:val="22"/>
          <w:szCs w:val="22"/>
          <w:lang w:val="en-US" w:eastAsia="zh-CN"/>
        </w:rPr>
        <w:tab/>
      </w:r>
      <w:r>
        <w:rPr>
          <w:noProof/>
        </w:rPr>
        <w:t>Test results</w:t>
      </w:r>
      <w:r>
        <w:rPr>
          <w:noProof/>
        </w:rPr>
        <w:tab/>
      </w:r>
      <w:r>
        <w:rPr>
          <w:noProof/>
        </w:rPr>
        <w:fldChar w:fldCharType="begin"/>
      </w:r>
      <w:r>
        <w:rPr>
          <w:noProof/>
        </w:rPr>
        <w:instrText xml:space="preserve"> PAGEREF _Toc532994596 \h </w:instrText>
      </w:r>
      <w:r>
        <w:rPr>
          <w:noProof/>
        </w:rPr>
      </w:r>
      <w:r>
        <w:rPr>
          <w:noProof/>
        </w:rPr>
        <w:fldChar w:fldCharType="separate"/>
      </w:r>
      <w:r>
        <w:rPr>
          <w:noProof/>
        </w:rPr>
        <w:t>3</w:t>
      </w:r>
      <w:r>
        <w:rPr>
          <w:noProof/>
        </w:rPr>
        <w:fldChar w:fldCharType="end"/>
      </w:r>
    </w:p>
    <w:p w:rsidR="000067A5" w:rsidRPr="000067A5" w:rsidRDefault="000067A5">
      <w:pPr>
        <w:pStyle w:val="TOC2"/>
        <w:rPr>
          <w:rFonts w:asciiTheme="minorHAnsi" w:eastAsiaTheme="minorEastAsia" w:hAnsiTheme="minorHAnsi" w:cstheme="minorBidi"/>
          <w:noProof/>
          <w:sz w:val="22"/>
          <w:szCs w:val="22"/>
          <w:lang w:val="en-US" w:eastAsia="zh-CN"/>
        </w:rPr>
      </w:pPr>
      <w:r>
        <w:rPr>
          <w:noProof/>
        </w:rPr>
        <w:t>2.1</w:t>
      </w:r>
      <w:r w:rsidRPr="000067A5">
        <w:rPr>
          <w:rFonts w:asciiTheme="minorHAnsi" w:eastAsiaTheme="minorEastAsia" w:hAnsiTheme="minorHAnsi" w:cstheme="minorBidi"/>
          <w:noProof/>
          <w:sz w:val="22"/>
          <w:szCs w:val="22"/>
          <w:lang w:val="en-US" w:eastAsia="zh-CN"/>
        </w:rPr>
        <w:tab/>
      </w:r>
      <w:r>
        <w:rPr>
          <w:noProof/>
        </w:rPr>
        <w:t>Results from TeamCity</w:t>
      </w:r>
      <w:r>
        <w:rPr>
          <w:noProof/>
        </w:rPr>
        <w:tab/>
      </w:r>
      <w:r>
        <w:rPr>
          <w:noProof/>
        </w:rPr>
        <w:fldChar w:fldCharType="begin"/>
      </w:r>
      <w:r>
        <w:rPr>
          <w:noProof/>
        </w:rPr>
        <w:instrText xml:space="preserve"> PAGEREF _Toc532994597 \h </w:instrText>
      </w:r>
      <w:r>
        <w:rPr>
          <w:noProof/>
        </w:rPr>
      </w:r>
      <w:r>
        <w:rPr>
          <w:noProof/>
        </w:rPr>
        <w:fldChar w:fldCharType="separate"/>
      </w:r>
      <w:r>
        <w:rPr>
          <w:noProof/>
        </w:rPr>
        <w:t>3</w:t>
      </w:r>
      <w:r>
        <w:rPr>
          <w:noProof/>
        </w:rPr>
        <w:fldChar w:fldCharType="end"/>
      </w:r>
    </w:p>
    <w:p w:rsidR="000067A5" w:rsidRPr="000067A5" w:rsidRDefault="000067A5">
      <w:pPr>
        <w:pStyle w:val="TOC2"/>
        <w:rPr>
          <w:rFonts w:asciiTheme="minorHAnsi" w:eastAsiaTheme="minorEastAsia" w:hAnsiTheme="minorHAnsi" w:cstheme="minorBidi"/>
          <w:noProof/>
          <w:sz w:val="22"/>
          <w:szCs w:val="22"/>
          <w:lang w:val="en-US" w:eastAsia="zh-CN"/>
        </w:rPr>
      </w:pPr>
      <w:r>
        <w:rPr>
          <w:noProof/>
        </w:rPr>
        <w:t>2.2</w:t>
      </w:r>
      <w:r w:rsidRPr="000067A5">
        <w:rPr>
          <w:rFonts w:asciiTheme="minorHAnsi" w:eastAsiaTheme="minorEastAsia" w:hAnsiTheme="minorHAnsi" w:cstheme="minorBidi"/>
          <w:noProof/>
          <w:sz w:val="22"/>
          <w:szCs w:val="22"/>
          <w:lang w:val="en-US" w:eastAsia="zh-CN"/>
        </w:rPr>
        <w:tab/>
      </w:r>
      <w:r>
        <w:rPr>
          <w:noProof/>
        </w:rPr>
        <w:t>Results from trends tests</w:t>
      </w:r>
      <w:r>
        <w:rPr>
          <w:noProof/>
        </w:rPr>
        <w:tab/>
      </w:r>
      <w:r>
        <w:rPr>
          <w:noProof/>
        </w:rPr>
        <w:fldChar w:fldCharType="begin"/>
      </w:r>
      <w:r>
        <w:rPr>
          <w:noProof/>
        </w:rPr>
        <w:instrText xml:space="preserve"> PAGEREF _Toc532994598 \h </w:instrText>
      </w:r>
      <w:r>
        <w:rPr>
          <w:noProof/>
        </w:rPr>
      </w:r>
      <w:r>
        <w:rPr>
          <w:noProof/>
        </w:rPr>
        <w:fldChar w:fldCharType="separate"/>
      </w:r>
      <w:r>
        <w:rPr>
          <w:noProof/>
        </w:rPr>
        <w:t>8</w:t>
      </w:r>
      <w:r>
        <w:rPr>
          <w:noProof/>
        </w:rPr>
        <w:fldChar w:fldCharType="end"/>
      </w:r>
    </w:p>
    <w:p w:rsidR="000067A5" w:rsidRPr="000067A5" w:rsidRDefault="000067A5">
      <w:pPr>
        <w:pStyle w:val="TOC3"/>
        <w:tabs>
          <w:tab w:val="left" w:pos="1276"/>
        </w:tabs>
        <w:rPr>
          <w:rFonts w:asciiTheme="minorHAnsi" w:eastAsiaTheme="minorEastAsia" w:hAnsiTheme="minorHAnsi" w:cstheme="minorBidi"/>
          <w:noProof/>
          <w:sz w:val="22"/>
          <w:szCs w:val="22"/>
          <w:lang w:val="en-US" w:eastAsia="zh-CN"/>
        </w:rPr>
      </w:pPr>
      <w:r>
        <w:rPr>
          <w:noProof/>
        </w:rPr>
        <w:t>2.2.1</w:t>
      </w:r>
      <w:r w:rsidRPr="000067A5">
        <w:rPr>
          <w:rFonts w:asciiTheme="minorHAnsi" w:eastAsiaTheme="minorEastAsia" w:hAnsiTheme="minorHAnsi" w:cstheme="minorBidi"/>
          <w:noProof/>
          <w:sz w:val="22"/>
          <w:szCs w:val="22"/>
          <w:lang w:val="en-US" w:eastAsia="zh-CN"/>
        </w:rPr>
        <w:tab/>
      </w:r>
      <w:r>
        <w:rPr>
          <w:noProof/>
        </w:rPr>
        <w:t>Overview</w:t>
      </w:r>
      <w:r>
        <w:rPr>
          <w:noProof/>
        </w:rPr>
        <w:tab/>
      </w:r>
      <w:r>
        <w:rPr>
          <w:noProof/>
        </w:rPr>
        <w:fldChar w:fldCharType="begin"/>
      </w:r>
      <w:r>
        <w:rPr>
          <w:noProof/>
        </w:rPr>
        <w:instrText xml:space="preserve"> PAGEREF _Toc532994599 \h </w:instrText>
      </w:r>
      <w:r>
        <w:rPr>
          <w:noProof/>
        </w:rPr>
      </w:r>
      <w:r>
        <w:rPr>
          <w:noProof/>
        </w:rPr>
        <w:fldChar w:fldCharType="separate"/>
      </w:r>
      <w:r>
        <w:rPr>
          <w:noProof/>
        </w:rPr>
        <w:t>8</w:t>
      </w:r>
      <w:r>
        <w:rPr>
          <w:noProof/>
        </w:rPr>
        <w:fldChar w:fldCharType="end"/>
      </w:r>
    </w:p>
    <w:p w:rsidR="000067A5" w:rsidRPr="000067A5" w:rsidRDefault="000067A5">
      <w:pPr>
        <w:pStyle w:val="TOC3"/>
        <w:tabs>
          <w:tab w:val="left" w:pos="1276"/>
        </w:tabs>
        <w:rPr>
          <w:rFonts w:asciiTheme="minorHAnsi" w:eastAsiaTheme="minorEastAsia" w:hAnsiTheme="minorHAnsi" w:cstheme="minorBidi"/>
          <w:noProof/>
          <w:sz w:val="22"/>
          <w:szCs w:val="22"/>
          <w:lang w:val="en-US" w:eastAsia="zh-CN"/>
        </w:rPr>
      </w:pPr>
      <w:r>
        <w:rPr>
          <w:noProof/>
        </w:rPr>
        <w:t>2.2.2</w:t>
      </w:r>
      <w:r w:rsidRPr="000067A5">
        <w:rPr>
          <w:rFonts w:asciiTheme="minorHAnsi" w:eastAsiaTheme="minorEastAsia" w:hAnsiTheme="minorHAnsi" w:cstheme="minorBidi"/>
          <w:noProof/>
          <w:sz w:val="22"/>
          <w:szCs w:val="22"/>
          <w:lang w:val="en-US" w:eastAsia="zh-CN"/>
        </w:rPr>
        <w:tab/>
      </w:r>
      <w:r>
        <w:rPr>
          <w:noProof/>
        </w:rPr>
        <w:t>Cross section 2, test series 18-19</w:t>
      </w:r>
      <w:r>
        <w:rPr>
          <w:noProof/>
        </w:rPr>
        <w:tab/>
      </w:r>
      <w:r>
        <w:rPr>
          <w:noProof/>
        </w:rPr>
        <w:fldChar w:fldCharType="begin"/>
      </w:r>
      <w:r>
        <w:rPr>
          <w:noProof/>
        </w:rPr>
        <w:instrText xml:space="preserve"> PAGEREF _Toc532994600 \h </w:instrText>
      </w:r>
      <w:r>
        <w:rPr>
          <w:noProof/>
        </w:rPr>
      </w:r>
      <w:r>
        <w:rPr>
          <w:noProof/>
        </w:rPr>
        <w:fldChar w:fldCharType="separate"/>
      </w:r>
      <w:r>
        <w:rPr>
          <w:noProof/>
        </w:rPr>
        <w:t>8</w:t>
      </w:r>
      <w:r>
        <w:rPr>
          <w:noProof/>
        </w:rPr>
        <w:fldChar w:fldCharType="end"/>
      </w:r>
    </w:p>
    <w:p w:rsidR="000067A5" w:rsidRPr="000067A5" w:rsidRDefault="000067A5">
      <w:pPr>
        <w:pStyle w:val="TOC3"/>
        <w:tabs>
          <w:tab w:val="left" w:pos="1276"/>
        </w:tabs>
        <w:rPr>
          <w:rFonts w:asciiTheme="minorHAnsi" w:eastAsiaTheme="minorEastAsia" w:hAnsiTheme="minorHAnsi" w:cstheme="minorBidi"/>
          <w:noProof/>
          <w:sz w:val="22"/>
          <w:szCs w:val="22"/>
          <w:lang w:val="en-US" w:eastAsia="zh-CN"/>
        </w:rPr>
      </w:pPr>
      <w:r>
        <w:rPr>
          <w:noProof/>
        </w:rPr>
        <w:t>2.2.3</w:t>
      </w:r>
      <w:r w:rsidRPr="000067A5">
        <w:rPr>
          <w:rFonts w:asciiTheme="minorHAnsi" w:eastAsiaTheme="minorEastAsia" w:hAnsiTheme="minorHAnsi" w:cstheme="minorBidi"/>
          <w:noProof/>
          <w:sz w:val="22"/>
          <w:szCs w:val="22"/>
          <w:lang w:val="en-US" w:eastAsia="zh-CN"/>
        </w:rPr>
        <w:tab/>
      </w:r>
      <w:r>
        <w:rPr>
          <w:noProof/>
        </w:rPr>
        <w:t>Cross section 3, test series 1 (and 2)</w:t>
      </w:r>
      <w:r>
        <w:rPr>
          <w:noProof/>
        </w:rPr>
        <w:tab/>
      </w:r>
      <w:r>
        <w:rPr>
          <w:noProof/>
        </w:rPr>
        <w:fldChar w:fldCharType="begin"/>
      </w:r>
      <w:r>
        <w:rPr>
          <w:noProof/>
        </w:rPr>
        <w:instrText xml:space="preserve"> PAGEREF _Toc532994601 \h </w:instrText>
      </w:r>
      <w:r>
        <w:rPr>
          <w:noProof/>
        </w:rPr>
      </w:r>
      <w:r>
        <w:rPr>
          <w:noProof/>
        </w:rPr>
        <w:fldChar w:fldCharType="separate"/>
      </w:r>
      <w:r>
        <w:rPr>
          <w:noProof/>
        </w:rPr>
        <w:t>9</w:t>
      </w:r>
      <w:r>
        <w:rPr>
          <w:noProof/>
        </w:rPr>
        <w:fldChar w:fldCharType="end"/>
      </w:r>
    </w:p>
    <w:p w:rsidR="000067A5" w:rsidRPr="000067A5" w:rsidRDefault="000067A5">
      <w:pPr>
        <w:pStyle w:val="TOC3"/>
        <w:tabs>
          <w:tab w:val="left" w:pos="1276"/>
        </w:tabs>
        <w:rPr>
          <w:rFonts w:asciiTheme="minorHAnsi" w:eastAsiaTheme="minorEastAsia" w:hAnsiTheme="minorHAnsi" w:cstheme="minorBidi"/>
          <w:noProof/>
          <w:sz w:val="22"/>
          <w:szCs w:val="22"/>
          <w:lang w:val="en-US" w:eastAsia="zh-CN"/>
        </w:rPr>
      </w:pPr>
      <w:r>
        <w:rPr>
          <w:noProof/>
        </w:rPr>
        <w:t>2.2.4</w:t>
      </w:r>
      <w:r w:rsidRPr="000067A5">
        <w:rPr>
          <w:rFonts w:asciiTheme="minorHAnsi" w:eastAsiaTheme="minorEastAsia" w:hAnsiTheme="minorHAnsi" w:cstheme="minorBidi"/>
          <w:noProof/>
          <w:sz w:val="22"/>
          <w:szCs w:val="22"/>
          <w:lang w:val="en-US" w:eastAsia="zh-CN"/>
        </w:rPr>
        <w:tab/>
      </w:r>
      <w:r>
        <w:rPr>
          <w:noProof/>
        </w:rPr>
        <w:t>Cross section 3, test series 19</w:t>
      </w:r>
      <w:r>
        <w:rPr>
          <w:noProof/>
        </w:rPr>
        <w:tab/>
      </w:r>
      <w:r>
        <w:rPr>
          <w:noProof/>
        </w:rPr>
        <w:fldChar w:fldCharType="begin"/>
      </w:r>
      <w:r>
        <w:rPr>
          <w:noProof/>
        </w:rPr>
        <w:instrText xml:space="preserve"> PAGEREF _Toc532994602 \h </w:instrText>
      </w:r>
      <w:r>
        <w:rPr>
          <w:noProof/>
        </w:rPr>
      </w:r>
      <w:r>
        <w:rPr>
          <w:noProof/>
        </w:rPr>
        <w:fldChar w:fldCharType="separate"/>
      </w:r>
      <w:r>
        <w:rPr>
          <w:noProof/>
        </w:rPr>
        <w:t>10</w:t>
      </w:r>
      <w:r>
        <w:rPr>
          <w:noProof/>
        </w:rPr>
        <w:fldChar w:fldCharType="end"/>
      </w:r>
    </w:p>
    <w:p w:rsidR="000067A5" w:rsidRPr="000067A5" w:rsidRDefault="000067A5">
      <w:pPr>
        <w:pStyle w:val="TOC3"/>
        <w:tabs>
          <w:tab w:val="left" w:pos="1276"/>
        </w:tabs>
        <w:rPr>
          <w:rFonts w:asciiTheme="minorHAnsi" w:eastAsiaTheme="minorEastAsia" w:hAnsiTheme="minorHAnsi" w:cstheme="minorBidi"/>
          <w:noProof/>
          <w:sz w:val="22"/>
          <w:szCs w:val="22"/>
          <w:lang w:val="en-US" w:eastAsia="zh-CN"/>
        </w:rPr>
      </w:pPr>
      <w:r>
        <w:rPr>
          <w:noProof/>
        </w:rPr>
        <w:t>2.2.5</w:t>
      </w:r>
      <w:r w:rsidRPr="000067A5">
        <w:rPr>
          <w:rFonts w:asciiTheme="minorHAnsi" w:eastAsiaTheme="minorEastAsia" w:hAnsiTheme="minorHAnsi" w:cstheme="minorBidi"/>
          <w:noProof/>
          <w:sz w:val="22"/>
          <w:szCs w:val="22"/>
          <w:lang w:val="en-US" w:eastAsia="zh-CN"/>
        </w:rPr>
        <w:tab/>
      </w:r>
      <w:r>
        <w:rPr>
          <w:noProof/>
        </w:rPr>
        <w:t>Cross section 6, test series 12-17</w:t>
      </w:r>
      <w:r>
        <w:rPr>
          <w:noProof/>
        </w:rPr>
        <w:tab/>
      </w:r>
      <w:r>
        <w:rPr>
          <w:noProof/>
        </w:rPr>
        <w:fldChar w:fldCharType="begin"/>
      </w:r>
      <w:r>
        <w:rPr>
          <w:noProof/>
        </w:rPr>
        <w:instrText xml:space="preserve"> PAGEREF _Toc532994603 \h </w:instrText>
      </w:r>
      <w:r>
        <w:rPr>
          <w:noProof/>
        </w:rPr>
      </w:r>
      <w:r>
        <w:rPr>
          <w:noProof/>
        </w:rPr>
        <w:fldChar w:fldCharType="separate"/>
      </w:r>
      <w:r>
        <w:rPr>
          <w:noProof/>
        </w:rPr>
        <w:t>10</w:t>
      </w:r>
      <w:r>
        <w:rPr>
          <w:noProof/>
        </w:rPr>
        <w:fldChar w:fldCharType="end"/>
      </w:r>
    </w:p>
    <w:p w:rsidR="000067A5" w:rsidRPr="000067A5" w:rsidRDefault="000067A5">
      <w:pPr>
        <w:pStyle w:val="TOC3"/>
        <w:tabs>
          <w:tab w:val="left" w:pos="1276"/>
        </w:tabs>
        <w:rPr>
          <w:rFonts w:asciiTheme="minorHAnsi" w:eastAsiaTheme="minorEastAsia" w:hAnsiTheme="minorHAnsi" w:cstheme="minorBidi"/>
          <w:noProof/>
          <w:sz w:val="22"/>
          <w:szCs w:val="22"/>
          <w:lang w:val="en-US" w:eastAsia="zh-CN"/>
        </w:rPr>
      </w:pPr>
      <w:r>
        <w:rPr>
          <w:noProof/>
        </w:rPr>
        <w:t>2.2.6</w:t>
      </w:r>
      <w:r w:rsidRPr="000067A5">
        <w:rPr>
          <w:rFonts w:asciiTheme="minorHAnsi" w:eastAsiaTheme="minorEastAsia" w:hAnsiTheme="minorHAnsi" w:cstheme="minorBidi"/>
          <w:noProof/>
          <w:sz w:val="22"/>
          <w:szCs w:val="22"/>
          <w:lang w:val="en-US" w:eastAsia="zh-CN"/>
        </w:rPr>
        <w:tab/>
      </w:r>
      <w:r>
        <w:rPr>
          <w:noProof/>
        </w:rPr>
        <w:t>Cross section 7 (and 8), test series 3 (and 4)</w:t>
      </w:r>
      <w:r>
        <w:rPr>
          <w:noProof/>
        </w:rPr>
        <w:tab/>
      </w:r>
      <w:r>
        <w:rPr>
          <w:noProof/>
        </w:rPr>
        <w:fldChar w:fldCharType="begin"/>
      </w:r>
      <w:r>
        <w:rPr>
          <w:noProof/>
        </w:rPr>
        <w:instrText xml:space="preserve"> PAGEREF _Toc532994604 \h </w:instrText>
      </w:r>
      <w:r>
        <w:rPr>
          <w:noProof/>
        </w:rPr>
      </w:r>
      <w:r>
        <w:rPr>
          <w:noProof/>
        </w:rPr>
        <w:fldChar w:fldCharType="separate"/>
      </w:r>
      <w:r>
        <w:rPr>
          <w:noProof/>
        </w:rPr>
        <w:t>12</w:t>
      </w:r>
      <w:r>
        <w:rPr>
          <w:noProof/>
        </w:rPr>
        <w:fldChar w:fldCharType="end"/>
      </w:r>
    </w:p>
    <w:p w:rsidR="000067A5" w:rsidRPr="000067A5" w:rsidRDefault="000067A5">
      <w:pPr>
        <w:pStyle w:val="TOC3"/>
        <w:tabs>
          <w:tab w:val="left" w:pos="1276"/>
        </w:tabs>
        <w:rPr>
          <w:rFonts w:asciiTheme="minorHAnsi" w:eastAsiaTheme="minorEastAsia" w:hAnsiTheme="minorHAnsi" w:cstheme="minorBidi"/>
          <w:noProof/>
          <w:sz w:val="22"/>
          <w:szCs w:val="22"/>
          <w:lang w:val="en-US" w:eastAsia="zh-CN"/>
        </w:rPr>
      </w:pPr>
      <w:r>
        <w:rPr>
          <w:noProof/>
        </w:rPr>
        <w:t>2.2.7</w:t>
      </w:r>
      <w:r w:rsidRPr="000067A5">
        <w:rPr>
          <w:rFonts w:asciiTheme="minorHAnsi" w:eastAsiaTheme="minorEastAsia" w:hAnsiTheme="minorHAnsi" w:cstheme="minorBidi"/>
          <w:noProof/>
          <w:sz w:val="22"/>
          <w:szCs w:val="22"/>
          <w:lang w:val="en-US" w:eastAsia="zh-CN"/>
        </w:rPr>
        <w:tab/>
      </w:r>
      <w:r>
        <w:rPr>
          <w:noProof/>
        </w:rPr>
        <w:t>Cross section 7, test series 11</w:t>
      </w:r>
      <w:r>
        <w:rPr>
          <w:noProof/>
        </w:rPr>
        <w:tab/>
      </w:r>
      <w:r>
        <w:rPr>
          <w:noProof/>
        </w:rPr>
        <w:fldChar w:fldCharType="begin"/>
      </w:r>
      <w:r>
        <w:rPr>
          <w:noProof/>
        </w:rPr>
        <w:instrText xml:space="preserve"> PAGEREF _Toc532994605 \h </w:instrText>
      </w:r>
      <w:r>
        <w:rPr>
          <w:noProof/>
        </w:rPr>
      </w:r>
      <w:r>
        <w:rPr>
          <w:noProof/>
        </w:rPr>
        <w:fldChar w:fldCharType="separate"/>
      </w:r>
      <w:r>
        <w:rPr>
          <w:noProof/>
        </w:rPr>
        <w:t>12</w:t>
      </w:r>
      <w:r>
        <w:rPr>
          <w:noProof/>
        </w:rPr>
        <w:fldChar w:fldCharType="end"/>
      </w:r>
    </w:p>
    <w:p w:rsidR="000067A5" w:rsidRPr="000067A5" w:rsidRDefault="000067A5">
      <w:pPr>
        <w:pStyle w:val="TOC3"/>
        <w:tabs>
          <w:tab w:val="left" w:pos="1276"/>
        </w:tabs>
        <w:rPr>
          <w:rFonts w:asciiTheme="minorHAnsi" w:eastAsiaTheme="minorEastAsia" w:hAnsiTheme="minorHAnsi" w:cstheme="minorBidi"/>
          <w:noProof/>
          <w:sz w:val="22"/>
          <w:szCs w:val="22"/>
          <w:lang w:val="en-US" w:eastAsia="zh-CN"/>
        </w:rPr>
      </w:pPr>
      <w:r>
        <w:rPr>
          <w:noProof/>
        </w:rPr>
        <w:t>2.2.8</w:t>
      </w:r>
      <w:r w:rsidRPr="000067A5">
        <w:rPr>
          <w:rFonts w:asciiTheme="minorHAnsi" w:eastAsiaTheme="minorEastAsia" w:hAnsiTheme="minorHAnsi" w:cstheme="minorBidi"/>
          <w:noProof/>
          <w:sz w:val="22"/>
          <w:szCs w:val="22"/>
          <w:lang w:val="en-US" w:eastAsia="zh-CN"/>
        </w:rPr>
        <w:tab/>
      </w:r>
      <w:r>
        <w:rPr>
          <w:noProof/>
        </w:rPr>
        <w:t>Cross section 7, test series 12</w:t>
      </w:r>
      <w:r>
        <w:rPr>
          <w:noProof/>
        </w:rPr>
        <w:tab/>
      </w:r>
      <w:r>
        <w:rPr>
          <w:noProof/>
        </w:rPr>
        <w:fldChar w:fldCharType="begin"/>
      </w:r>
      <w:r>
        <w:rPr>
          <w:noProof/>
        </w:rPr>
        <w:instrText xml:space="preserve"> PAGEREF _Toc532994606 \h </w:instrText>
      </w:r>
      <w:r>
        <w:rPr>
          <w:noProof/>
        </w:rPr>
      </w:r>
      <w:r>
        <w:rPr>
          <w:noProof/>
        </w:rPr>
        <w:fldChar w:fldCharType="separate"/>
      </w:r>
      <w:r>
        <w:rPr>
          <w:noProof/>
        </w:rPr>
        <w:t>13</w:t>
      </w:r>
      <w:r>
        <w:rPr>
          <w:noProof/>
        </w:rPr>
        <w:fldChar w:fldCharType="end"/>
      </w:r>
    </w:p>
    <w:p w:rsidR="000067A5" w:rsidRPr="000067A5" w:rsidRDefault="000067A5">
      <w:pPr>
        <w:pStyle w:val="TOC1"/>
        <w:rPr>
          <w:rFonts w:asciiTheme="minorHAnsi" w:eastAsiaTheme="minorEastAsia" w:hAnsiTheme="minorHAnsi" w:cstheme="minorBidi"/>
          <w:b w:val="0"/>
          <w:noProof/>
          <w:sz w:val="22"/>
          <w:szCs w:val="22"/>
          <w:lang w:val="en-US" w:eastAsia="zh-CN"/>
        </w:rPr>
      </w:pPr>
      <w:r>
        <w:rPr>
          <w:noProof/>
        </w:rPr>
        <w:t>3</w:t>
      </w:r>
      <w:r w:rsidRPr="000067A5">
        <w:rPr>
          <w:rFonts w:asciiTheme="minorHAnsi" w:eastAsiaTheme="minorEastAsia" w:hAnsiTheme="minorHAnsi" w:cstheme="minorBidi"/>
          <w:b w:val="0"/>
          <w:noProof/>
          <w:sz w:val="22"/>
          <w:szCs w:val="22"/>
          <w:lang w:val="en-US" w:eastAsia="zh-CN"/>
        </w:rPr>
        <w:tab/>
      </w:r>
      <w:r>
        <w:rPr>
          <w:noProof/>
        </w:rPr>
        <w:t>Conclusions and recommendations</w:t>
      </w:r>
      <w:r>
        <w:rPr>
          <w:noProof/>
        </w:rPr>
        <w:tab/>
      </w:r>
      <w:r>
        <w:rPr>
          <w:noProof/>
        </w:rPr>
        <w:fldChar w:fldCharType="begin"/>
      </w:r>
      <w:r>
        <w:rPr>
          <w:noProof/>
        </w:rPr>
        <w:instrText xml:space="preserve"> PAGEREF _Toc532994607 \h </w:instrText>
      </w:r>
      <w:r>
        <w:rPr>
          <w:noProof/>
        </w:rPr>
      </w:r>
      <w:r>
        <w:rPr>
          <w:noProof/>
        </w:rPr>
        <w:fldChar w:fldCharType="separate"/>
      </w:r>
      <w:r>
        <w:rPr>
          <w:noProof/>
        </w:rPr>
        <w:t>15</w:t>
      </w:r>
      <w:r>
        <w:rPr>
          <w:noProof/>
        </w:rPr>
        <w:fldChar w:fldCharType="end"/>
      </w:r>
    </w:p>
    <w:p w:rsidR="000067A5" w:rsidRPr="000067A5" w:rsidRDefault="000067A5">
      <w:pPr>
        <w:pStyle w:val="TOC1"/>
        <w:rPr>
          <w:rFonts w:asciiTheme="minorHAnsi" w:eastAsiaTheme="minorEastAsia" w:hAnsiTheme="minorHAnsi" w:cstheme="minorBidi"/>
          <w:b w:val="0"/>
          <w:noProof/>
          <w:sz w:val="22"/>
          <w:szCs w:val="22"/>
          <w:lang w:val="en-US" w:eastAsia="zh-CN"/>
        </w:rPr>
      </w:pPr>
      <w:r>
        <w:rPr>
          <w:noProof/>
        </w:rPr>
        <w:t>4</w:t>
      </w:r>
      <w:r w:rsidRPr="000067A5">
        <w:rPr>
          <w:rFonts w:asciiTheme="minorHAnsi" w:eastAsiaTheme="minorEastAsia" w:hAnsiTheme="minorHAnsi" w:cstheme="minorBidi"/>
          <w:b w:val="0"/>
          <w:noProof/>
          <w:sz w:val="22"/>
          <w:szCs w:val="22"/>
          <w:lang w:val="en-US" w:eastAsia="zh-CN"/>
        </w:rPr>
        <w:tab/>
      </w:r>
      <w:r>
        <w:rPr>
          <w:noProof/>
        </w:rPr>
        <w:t>References</w:t>
      </w:r>
      <w:r>
        <w:rPr>
          <w:noProof/>
        </w:rPr>
        <w:tab/>
      </w:r>
      <w:r>
        <w:rPr>
          <w:noProof/>
        </w:rPr>
        <w:fldChar w:fldCharType="begin"/>
      </w:r>
      <w:r>
        <w:rPr>
          <w:noProof/>
        </w:rPr>
        <w:instrText xml:space="preserve"> PAGEREF _Toc532994608 \h </w:instrText>
      </w:r>
      <w:r>
        <w:rPr>
          <w:noProof/>
        </w:rPr>
      </w:r>
      <w:r>
        <w:rPr>
          <w:noProof/>
        </w:rPr>
        <w:fldChar w:fldCharType="separate"/>
      </w:r>
      <w:r>
        <w:rPr>
          <w:noProof/>
        </w:rPr>
        <w:t>17</w:t>
      </w:r>
      <w:r>
        <w:rPr>
          <w:noProof/>
        </w:rPr>
        <w:fldChar w:fldCharType="end"/>
      </w:r>
    </w:p>
    <w:p w:rsidR="00880F74" w:rsidRDefault="00EF0CF5" w:rsidP="00EF1CDD">
      <w:r w:rsidRPr="00E025DD">
        <w:fldChar w:fldCharType="end"/>
      </w:r>
      <w:bookmarkStart w:id="26" w:name="bmAppTOC"/>
      <w:bookmarkEnd w:id="26"/>
    </w:p>
    <w:p w:rsidR="00851595" w:rsidRPr="00851595" w:rsidRDefault="00851595" w:rsidP="00851595">
      <w:pPr>
        <w:pStyle w:val="AppendixTOC"/>
        <w:rPr>
          <w:lang w:val="en-US"/>
        </w:rPr>
      </w:pPr>
      <w:r w:rsidRPr="00851595">
        <w:rPr>
          <w:lang w:val="en-US"/>
        </w:rPr>
        <w:t>Bijlage(n)</w:t>
      </w:r>
    </w:p>
    <w:p w:rsidR="000067A5" w:rsidRPr="000067A5" w:rsidRDefault="00851595">
      <w:pPr>
        <w:pStyle w:val="TOC6"/>
        <w:rPr>
          <w:rFonts w:asciiTheme="minorHAnsi" w:eastAsiaTheme="minorEastAsia" w:hAnsiTheme="minorHAnsi" w:cstheme="minorBidi"/>
          <w:b w:val="0"/>
          <w:noProof/>
          <w:sz w:val="22"/>
          <w:szCs w:val="22"/>
          <w:lang w:val="en-US" w:eastAsia="zh-CN"/>
        </w:rPr>
      </w:pPr>
      <w:r>
        <w:rPr>
          <w:szCs w:val="22"/>
        </w:rPr>
        <w:fldChar w:fldCharType="begin"/>
      </w:r>
      <w:r w:rsidRPr="006110E1">
        <w:rPr>
          <w:szCs w:val="22"/>
          <w:lang w:val="en-US"/>
        </w:rPr>
        <w:instrText xml:space="preserve"> TOC \o "6-</w:instrText>
      </w:r>
      <w:r>
        <w:rPr>
          <w:szCs w:val="22"/>
          <w:lang w:val="en-US"/>
        </w:rPr>
        <w:instrText>8</w:instrText>
      </w:r>
      <w:r w:rsidRPr="006110E1">
        <w:rPr>
          <w:szCs w:val="22"/>
          <w:lang w:val="en-US"/>
        </w:rPr>
        <w:instrText xml:space="preserve"> </w:instrText>
      </w:r>
      <w:r>
        <w:rPr>
          <w:szCs w:val="22"/>
        </w:rPr>
        <w:fldChar w:fldCharType="separate"/>
      </w:r>
      <w:r w:rsidR="000067A5">
        <w:rPr>
          <w:noProof/>
        </w:rPr>
        <w:t>A</w:t>
      </w:r>
      <w:r w:rsidR="000067A5" w:rsidRPr="000067A5">
        <w:rPr>
          <w:rFonts w:asciiTheme="minorHAnsi" w:eastAsiaTheme="minorEastAsia" w:hAnsiTheme="minorHAnsi" w:cstheme="minorBidi"/>
          <w:b w:val="0"/>
          <w:noProof/>
          <w:sz w:val="22"/>
          <w:szCs w:val="22"/>
          <w:lang w:val="en-US" w:eastAsia="zh-CN"/>
        </w:rPr>
        <w:tab/>
      </w:r>
      <w:r w:rsidR="000067A5">
        <w:rPr>
          <w:noProof/>
        </w:rPr>
        <w:t>Figures of trends tests results</w:t>
      </w:r>
      <w:r w:rsidR="000067A5">
        <w:rPr>
          <w:noProof/>
        </w:rPr>
        <w:tab/>
      </w:r>
      <w:r w:rsidR="000067A5">
        <w:rPr>
          <w:noProof/>
        </w:rPr>
        <w:fldChar w:fldCharType="begin"/>
      </w:r>
      <w:r w:rsidR="000067A5">
        <w:rPr>
          <w:noProof/>
        </w:rPr>
        <w:instrText xml:space="preserve"> PAGEREF _Toc532994609 \h </w:instrText>
      </w:r>
      <w:r w:rsidR="000067A5">
        <w:rPr>
          <w:noProof/>
        </w:rPr>
      </w:r>
      <w:r w:rsidR="000067A5">
        <w:rPr>
          <w:noProof/>
        </w:rPr>
        <w:fldChar w:fldCharType="separate"/>
      </w:r>
      <w:r w:rsidR="000067A5">
        <w:rPr>
          <w:noProof/>
        </w:rPr>
        <w:t>A-1</w:t>
      </w:r>
      <w:r w:rsidR="000067A5">
        <w:rPr>
          <w:noProof/>
        </w:rPr>
        <w:fldChar w:fldCharType="end"/>
      </w:r>
    </w:p>
    <w:p w:rsidR="00851595" w:rsidRDefault="00851595" w:rsidP="00851595">
      <w:r>
        <w:fldChar w:fldCharType="end"/>
      </w:r>
    </w:p>
    <w:p w:rsidR="004C33FD" w:rsidRDefault="004C33FD" w:rsidP="00EF1CDD"/>
    <w:p w:rsidR="007D6712" w:rsidRDefault="007D6712" w:rsidP="00EF1CDD">
      <w:pPr>
        <w:sectPr w:rsidR="007D6712" w:rsidSect="000067A5">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gNumType w:fmt="lowerRoman" w:start="1"/>
          <w:cols w:space="708"/>
          <w:docGrid w:linePitch="360"/>
        </w:sectPr>
      </w:pPr>
    </w:p>
    <w:bookmarkStart w:id="38" w:name="bmChap1"/>
    <w:bookmarkEnd w:id="38"/>
    <w:p w:rsidR="00EF0CF5" w:rsidRDefault="00D22AE5" w:rsidP="00EF0CF5">
      <w:pPr>
        <w:pStyle w:val="Heading1"/>
        <w:keepLines w:val="0"/>
      </w:pPr>
      <w:r w:rsidRPr="007F4FA3">
        <w:rPr>
          <w:rStyle w:val="Hidden"/>
        </w:rPr>
        <w:fldChar w:fldCharType="begin"/>
      </w:r>
      <w:r w:rsidRPr="007F4FA3">
        <w:rPr>
          <w:rStyle w:val="Hidden"/>
        </w:rPr>
        <w:instrText xml:space="preserve"> MACROBUTTON MTEditEquationSection2 Equation Section 1</w:instrText>
      </w:r>
      <w:r w:rsidRPr="007F4FA3">
        <w:rPr>
          <w:rStyle w:val="Hidden"/>
        </w:rPr>
        <w:fldChar w:fldCharType="begin"/>
      </w:r>
      <w:r w:rsidRPr="007F4FA3">
        <w:rPr>
          <w:rStyle w:val="Hidden"/>
        </w:rPr>
        <w:instrText xml:space="preserve"> SEQ MTEqn \r \h \* MERGEFORMAT </w:instrText>
      </w:r>
      <w:del w:id="39" w:author="Hans de Waal" w:date="2018-12-14T10:19:00Z">
        <w:r w:rsidRPr="007F4FA3">
          <w:rPr>
            <w:rStyle w:val="Hidden"/>
          </w:rPr>
          <w:fldChar w:fldCharType="end"/>
        </w:r>
      </w:del>
      <w:r w:rsidRPr="007F4FA3">
        <w:rPr>
          <w:rStyle w:val="Hidden"/>
        </w:rPr>
        <w:fldChar w:fldCharType="begin"/>
      </w:r>
      <w:r w:rsidRPr="007F4FA3">
        <w:rPr>
          <w:rStyle w:val="Hidden"/>
        </w:rPr>
        <w:instrText xml:space="preserve"> SEQ MTSec \r 1 \h \* MERGEFORMAT </w:instrText>
      </w:r>
      <w:del w:id="40" w:author="Hans de Waal" w:date="2018-12-14T10:19:00Z">
        <w:r w:rsidRPr="007F4FA3">
          <w:rPr>
            <w:rStyle w:val="Hidden"/>
          </w:rPr>
          <w:fldChar w:fldCharType="end"/>
        </w:r>
      </w:del>
      <w:r w:rsidRPr="007F4FA3">
        <w:rPr>
          <w:rStyle w:val="Hidden"/>
        </w:rPr>
        <w:fldChar w:fldCharType="end"/>
      </w:r>
      <w:bookmarkStart w:id="41" w:name="_Toc532994595"/>
      <w:r w:rsidR="00A94EB6">
        <w:t>Introduction</w:t>
      </w:r>
      <w:bookmarkEnd w:id="41"/>
    </w:p>
    <w:p w:rsidR="00CF5E54" w:rsidRDefault="00A94EB6" w:rsidP="00A94EB6">
      <w:r>
        <w:t xml:space="preserve">This document describes the test </w:t>
      </w:r>
      <w:r w:rsidR="00C73A97">
        <w:t xml:space="preserve">results for the </w:t>
      </w:r>
      <w:r w:rsidR="00186971">
        <w:t>18.1.1 version of</w:t>
      </w:r>
      <w:r>
        <w:t xml:space="preserve"> the </w:t>
      </w:r>
      <w:r w:rsidR="00C511DD">
        <w:t>'</w:t>
      </w:r>
      <w:r w:rsidR="00CF5E54">
        <w:t xml:space="preserve">wave </w:t>
      </w:r>
      <w:r>
        <w:t xml:space="preserve">overtopping </w:t>
      </w:r>
      <w:r w:rsidR="00CF5E54">
        <w:t>at dikes</w:t>
      </w:r>
      <w:r w:rsidR="00C511DD">
        <w:t>'</w:t>
      </w:r>
      <w:r w:rsidR="00CF5E54">
        <w:t xml:space="preserve"> kernel</w:t>
      </w:r>
      <w:r>
        <w:t xml:space="preserve">. </w:t>
      </w:r>
      <w:r w:rsidR="00D07FBF">
        <w:t xml:space="preserve">The </w:t>
      </w:r>
      <w:r w:rsidR="00A81ACF">
        <w:t>functional design of this kernel is given in (De Waal, 2017) and the test plan is given in (De Waal, 201</w:t>
      </w:r>
      <w:r w:rsidR="00186971">
        <w:t>8</w:t>
      </w:r>
      <w:r w:rsidR="00A81ACF">
        <w:t>)</w:t>
      </w:r>
      <w:r w:rsidR="00D07FBF">
        <w:t>.</w:t>
      </w:r>
    </w:p>
    <w:p w:rsidR="00CF5E54" w:rsidRDefault="00CF5E54" w:rsidP="00A94EB6"/>
    <w:p w:rsidR="00A94EB6" w:rsidRDefault="00994764" w:rsidP="00A94EB6">
      <w:r>
        <w:t xml:space="preserve">Compared to the </w:t>
      </w:r>
      <w:r w:rsidR="00186971">
        <w:t>17.1.1</w:t>
      </w:r>
      <w:r>
        <w:t xml:space="preserve"> </w:t>
      </w:r>
      <w:r w:rsidR="00EA1961">
        <w:t>version</w:t>
      </w:r>
      <w:r>
        <w:t>, t</w:t>
      </w:r>
      <w:r w:rsidR="00C803EE">
        <w:t xml:space="preserve">he test bench is extended with the following </w:t>
      </w:r>
      <w:r w:rsidR="00191EE9">
        <w:t xml:space="preserve">new </w:t>
      </w:r>
      <w:r w:rsidR="00C803EE">
        <w:t>tests</w:t>
      </w:r>
      <w:r w:rsidR="00035C97">
        <w:t xml:space="preserve"> (issue numbers refer to issues registered in the JIRA project for this kernel: 'WTI Overslag (OVERS)')</w:t>
      </w:r>
      <w:r w:rsidR="00C803EE">
        <w:t>:</w:t>
      </w:r>
    </w:p>
    <w:p w:rsidR="00BF02BD" w:rsidRPr="00E00771" w:rsidRDefault="00BF02BD" w:rsidP="009E030B"/>
    <w:p w:rsidR="00EA1961" w:rsidRDefault="00EA1961" w:rsidP="00EA1961">
      <w:pPr>
        <w:pStyle w:val="ListBullet"/>
      </w:pPr>
      <w:r w:rsidRPr="0039273C">
        <w:t>OmkeerVariant; ISSUE; test A related to issue 51</w:t>
      </w:r>
    </w:p>
    <w:p w:rsidR="00EA1961" w:rsidRDefault="00EA1961" w:rsidP="00EA1961">
      <w:pPr>
        <w:pStyle w:val="ListBullet"/>
      </w:pPr>
      <w:r>
        <w:t>OmkeerVariant; load tests</w:t>
      </w:r>
    </w:p>
    <w:p w:rsidR="00EA1961" w:rsidRPr="00FB58D6" w:rsidRDefault="00EA1961" w:rsidP="00EA1961">
      <w:pPr>
        <w:pStyle w:val="ListBullet"/>
      </w:pPr>
      <w:r>
        <w:t>OmkeerVariant; ISSUE; test A related to issue 52</w:t>
      </w:r>
      <w:bookmarkStart w:id="42" w:name="_GoBack"/>
      <w:bookmarkEnd w:id="42"/>
    </w:p>
    <w:p w:rsidR="00831344" w:rsidRDefault="00831344" w:rsidP="005C0002"/>
    <w:p w:rsidR="00AE6A58" w:rsidRDefault="00AE6A58" w:rsidP="005C0002">
      <w:r>
        <w:t xml:space="preserve">There are no changes in the tests belonging to the </w:t>
      </w:r>
      <w:r w:rsidR="00EA1961">
        <w:t>17.1.1 version</w:t>
      </w:r>
      <w:r w:rsidR="00C433D5">
        <w:t>, and they still pass</w:t>
      </w:r>
      <w:r>
        <w:t>.</w:t>
      </w:r>
    </w:p>
    <w:p w:rsidR="00AA3C05" w:rsidRDefault="00AA3C05" w:rsidP="005C0002"/>
    <w:p w:rsidR="00AE6A58" w:rsidRDefault="004A1AF5" w:rsidP="005C0002">
      <w:r>
        <w:t xml:space="preserve">Compared to earlier versions of the test report, </w:t>
      </w:r>
      <w:r w:rsidR="00831344">
        <w:t>the report is extended.</w:t>
      </w:r>
    </w:p>
    <w:p w:rsidR="004A1AF5" w:rsidRDefault="004A1AF5" w:rsidP="005C0002"/>
    <w:p w:rsidR="004A1AF5" w:rsidRDefault="004A1AF5" w:rsidP="005C0002">
      <w:pPr>
        <w:sectPr w:rsidR="004A1AF5" w:rsidSect="000067A5">
          <w:headerReference w:type="even" r:id="rId23"/>
          <w:headerReference w:type="default" r:id="rId24"/>
          <w:footerReference w:type="even" r:id="rId25"/>
          <w:footerReference w:type="default" r:id="rId26"/>
          <w:type w:val="oddPage"/>
          <w:pgSz w:w="11906" w:h="16838" w:code="9"/>
          <w:pgMar w:top="2552" w:right="1094" w:bottom="1077" w:left="2098" w:header="822" w:footer="199" w:gutter="0"/>
          <w:pgNumType w:start="1"/>
          <w:cols w:space="708"/>
          <w:docGrid w:linePitch="360"/>
        </w:sectPr>
      </w:pPr>
    </w:p>
    <w:p w:rsidR="00FB3C01" w:rsidRDefault="00A94EB6" w:rsidP="005C0002">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end"/>
      </w:r>
      <w:bookmarkStart w:id="58" w:name="_Ref430614466"/>
      <w:bookmarkStart w:id="59" w:name="_Ref431289055"/>
      <w:bookmarkStart w:id="60" w:name="_Toc532994596"/>
      <w:r w:rsidR="007527E7">
        <w:t>T</w:t>
      </w:r>
      <w:r w:rsidR="007527E7" w:rsidRPr="00A94EB6">
        <w:t xml:space="preserve">est </w:t>
      </w:r>
      <w:r w:rsidR="007527E7">
        <w:t>results</w:t>
      </w:r>
      <w:bookmarkEnd w:id="60"/>
      <w:r w:rsidR="00C803EE">
        <w:t xml:space="preserve"> </w:t>
      </w:r>
      <w:bookmarkEnd w:id="58"/>
      <w:bookmarkEnd w:id="59"/>
    </w:p>
    <w:p w:rsidR="00A94EB6" w:rsidRDefault="00191EE9" w:rsidP="00A94EB6">
      <w:pPr>
        <w:pStyle w:val="Heading2"/>
      </w:pPr>
      <w:bookmarkStart w:id="61" w:name="_Toc532994597"/>
      <w:r>
        <w:t>Results from TeamCity</w:t>
      </w:r>
      <w:bookmarkEnd w:id="61"/>
    </w:p>
    <w:p w:rsidR="00191EE9" w:rsidRDefault="00191EE9" w:rsidP="00191EE9"/>
    <w:p w:rsidR="00191EE9" w:rsidRDefault="00C433D5" w:rsidP="00191EE9">
      <w:r>
        <w:t>The</w:t>
      </w:r>
      <w:r w:rsidR="00191EE9">
        <w:t xml:space="preserve"> test bench runs automatically on TeamCity</w:t>
      </w:r>
      <w:r>
        <w:t>,</w:t>
      </w:r>
      <w:r w:rsidRPr="00C433D5">
        <w:t xml:space="preserve"> </w:t>
      </w:r>
      <w:r>
        <w:t>a well-known continuous integration environment.</w:t>
      </w:r>
      <w:r w:rsidR="00191EE9">
        <w:t xml:space="preserve"> It compares actual result</w:t>
      </w:r>
      <w:r w:rsidR="00AE6A58">
        <w:t>s</w:t>
      </w:r>
      <w:r w:rsidR="00191EE9">
        <w:t xml:space="preserve"> with results from a reference run. Between the </w:t>
      </w:r>
      <w:r w:rsidR="00186971">
        <w:t>17.1.1</w:t>
      </w:r>
      <w:r w:rsidR="00191EE9">
        <w:t xml:space="preserve"> and </w:t>
      </w:r>
      <w:r w:rsidR="00186971">
        <w:t>18.1.1</w:t>
      </w:r>
      <w:r w:rsidR="00191EE9">
        <w:t xml:space="preserve"> </w:t>
      </w:r>
      <w:r w:rsidR="00186971">
        <w:t>version</w:t>
      </w:r>
      <w:r w:rsidR="00191EE9">
        <w:t xml:space="preserve"> there was </w:t>
      </w:r>
      <w:r w:rsidR="00186971">
        <w:t xml:space="preserve">an </w:t>
      </w:r>
      <w:r w:rsidR="00191EE9">
        <w:t>update of the references</w:t>
      </w:r>
      <w:r w:rsidR="00186971">
        <w:t xml:space="preserve"> </w:t>
      </w:r>
      <w:r w:rsidR="00EA1961">
        <w:t>related</w:t>
      </w:r>
      <w:r w:rsidR="00186971">
        <w:t xml:space="preserve"> to the extra output generated in the </w:t>
      </w:r>
      <w:r w:rsidR="00EA1961">
        <w:t xml:space="preserve">trends tests (the </w:t>
      </w:r>
      <w:r w:rsidR="00186971">
        <w:t>set of test series with slowly varying input</w:t>
      </w:r>
      <w:r w:rsidR="00EA1961">
        <w:t>)</w:t>
      </w:r>
      <w:r w:rsidR="00191EE9">
        <w:t>.</w:t>
      </w:r>
    </w:p>
    <w:p w:rsidR="00831344" w:rsidRDefault="00831344" w:rsidP="00191EE9"/>
    <w:p w:rsidR="00C433D5" w:rsidRDefault="00C433D5" w:rsidP="00191EE9">
      <w:r>
        <w:t>The overtopping project can be found here:</w:t>
      </w:r>
    </w:p>
    <w:p w:rsidR="00C433D5" w:rsidRDefault="000067A5" w:rsidP="00191EE9">
      <w:hyperlink r:id="rId27" w:history="1">
        <w:r w:rsidR="00C433D5" w:rsidRPr="00B958F0">
          <w:rPr>
            <w:rStyle w:val="Hyperlink"/>
          </w:rPr>
          <w:t>https://build.deltares.nl/viewType.html?buildTypeId=VtvInstrumentarium_DikesOvertopping</w:t>
        </w:r>
      </w:hyperlink>
    </w:p>
    <w:p w:rsidR="00191EE9" w:rsidRDefault="00191EE9" w:rsidP="00191EE9"/>
    <w:p w:rsidR="00191EE9" w:rsidRDefault="00191EE9" w:rsidP="00191EE9">
      <w:r>
        <w:t xml:space="preserve">The results are </w:t>
      </w:r>
      <w:r w:rsidR="00831344">
        <w:t>as follows</w:t>
      </w:r>
      <w:r>
        <w:t>:</w:t>
      </w:r>
    </w:p>
    <w:p w:rsidR="00191EE9" w:rsidRDefault="00191EE9" w:rsidP="00191EE9"/>
    <w:p w:rsidR="00831344" w:rsidRPr="009F78E3" w:rsidRDefault="00831344" w:rsidP="00831344">
      <w:pPr>
        <w:rPr>
          <w:rFonts w:ascii="Times New Roman" w:hAnsi="Times New Roman" w:cs="Times New Roman"/>
          <w:b/>
          <w:bCs/>
          <w:sz w:val="24"/>
          <w:lang w:eastAsia="zh-CN"/>
        </w:rPr>
      </w:pPr>
      <w:r w:rsidRPr="009F78E3">
        <w:rPr>
          <w:rFonts w:ascii="Times New Roman" w:hAnsi="Times New Roman" w:cs="Times New Roman"/>
          <w:b/>
          <w:bCs/>
          <w:sz w:val="24"/>
          <w:lang w:eastAsia="zh-CN"/>
        </w:rPr>
        <w:t>Result of unit tests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72"/>
        <w:gridCol w:w="393"/>
      </w:tblGrid>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Test functions versionNumber, calculateQoF, calcZValue in the dll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Test a dikeheight at one of the profile points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Test influence roughness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Test validation of incorrect profile and negative model factor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Test validation of invalid roughness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Test validation of incorrect profile and negative model factor in one call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Test message of incorrect profile (z-value)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Test h+z2 &gt; dikeheight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Test error handling in case of NaN in load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Test whether the profile is adapted correctly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ISSUE; Test A for calculateGammaF related to issue 44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ISSUE; Test B for calculateGammaF related to issue 44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ISSUE; Test for issue 45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Uniform Slope; Test the dll for a uniform slope (18 cases)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ISSUE; Omkeervar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General; ISSUE; two berms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inverse of overtoppingDllTest test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high discharge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expected dikeheight in profile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with berm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with berm and dikeheight just above berm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with berm and expected dikeheight just above berm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with 1:15 berm and expected dikeheight halfway berm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with a very small discharge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with water level below toe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with expected dikeheight halfway last slope segment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ISSUE; test A related to issue 34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ISSUE; test B related to issue 34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ISSUE; test C related to issue 34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ISSUE; test A related to issue 35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ISSUE; test B related to issue 35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ISSUE; test C related to issue 35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ISSUE; test A related to issue 36: wl at toe; 1:4; long dike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ISSUE; test B related to issue 36: wl at toe; 1:4; short dike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ISSUE; test A related to issue 42: berm at waterlevel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ISSUE; test B related to issue 42: resulting dikeheight at end of berm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ISSUE; test A related to issue 51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load tests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OmkeerVariant; ISSUE; test A related to issue 52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Java/FEWS interface; Test validation (A)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Java/FEWS interface; Test validation (B)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Java/FEWS interface; Test CalculateQoJ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Java/FEWS interface; Test omkeerVariantJ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1 for cross section 1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2 for cross section 1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3 for cross section 1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4 for cross section 1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5 for cross section 1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6 for cross section 1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7 for cross section 1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1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2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3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4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5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6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7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1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2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3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4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5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6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7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1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2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3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4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5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6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7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1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2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3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4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5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6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7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1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2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3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4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5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6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7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1 for cross section 7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2 for cross section 7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3 for cross section 7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4 for cross section 7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5 for cross section 7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6 for cross section 7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7 for cross section 7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1 for cross section 8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2 for cross section 8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3 for cross section 8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4 for cross section 8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5 for cross section 8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6 for cross section 8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load with the dll in test series 7 for cross section 8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8 for cross section 1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9 for cross section 1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8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9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10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11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12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13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8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9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10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11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12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13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8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9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10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11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12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13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8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9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10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11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8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9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10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11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8 for cross section 7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9 for cross section 7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8 for cross section 8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(A) of varying geometry with the dll in test series 9 for cross section 8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(B) of varying geometry with the dll in test series 8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(B) of varying geometry with the dll in test series 9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(B) of varying geometry with the dll in test series 8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(B) of varying geometry with the dll in test series 9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(B) of varying geometry with the dll in test series 8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(B) of varying geometry with the dll in test series 9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10 for cross section 1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11 for cross section 1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14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15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16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17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18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19 for cross section 2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14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15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16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17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18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19 for cross section 3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14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15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16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17 for cross section 4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12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13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14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15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16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17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18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19 for cross section 5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12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13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14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15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16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17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18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19 for cross section 6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10 for cross section 7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11 for cross section 7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12 for cross section 7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13 for cross section 7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10 for cross section 8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11 for cross section 8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12 for cross section 8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Trends; Series of varying roughness with the dll in test series 13 for cross section 8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Unit tests; Test CalculateGammaF (tiny waves)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r w:rsidR="00986EB7" w:rsidRPr="00986EB7" w:rsidTr="00986EB7">
        <w:trPr>
          <w:tblCellSpacing w:w="15"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b/>
                <w:bCs/>
                <w:sz w:val="22"/>
                <w:szCs w:val="22"/>
                <w:lang w:eastAsia="zh-CN"/>
              </w:rPr>
              <w:t xml:space="preserve">Unit tests; Test CalculateGammaF (normal waves)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OK</w:t>
            </w:r>
          </w:p>
        </w:tc>
      </w:tr>
    </w:tbl>
    <w:p w:rsidR="00831344" w:rsidRPr="00831344" w:rsidRDefault="00831344" w:rsidP="00831344">
      <w:pPr>
        <w:rPr>
          <w:rFonts w:ascii="Times New Roman" w:hAnsi="Times New Roman" w:cs="Times New Roman"/>
          <w:bCs/>
          <w:sz w:val="24"/>
          <w:lang w:eastAsia="zh-CN"/>
        </w:rPr>
      </w:pPr>
    </w:p>
    <w:p w:rsidR="00831344" w:rsidRDefault="00831344" w:rsidP="00831344">
      <w:pPr>
        <w:rPr>
          <w:rFonts w:ascii="Times New Roman" w:hAnsi="Times New Roman" w:cs="Times New Roman"/>
          <w:bCs/>
          <w:sz w:val="24"/>
          <w:lang w:eastAsia="zh-CN"/>
        </w:rPr>
      </w:pPr>
    </w:p>
    <w:p w:rsidR="00831344" w:rsidRPr="00831344" w:rsidRDefault="00831344" w:rsidP="00831344">
      <w:pPr>
        <w:keepNext/>
        <w:rPr>
          <w:rFonts w:ascii="Times New Roman" w:hAnsi="Times New Roman" w:cs="Times New Roman"/>
          <w:b/>
          <w:bCs/>
          <w:sz w:val="24"/>
          <w:lang w:eastAsia="zh-CN"/>
        </w:rPr>
      </w:pPr>
      <w:r w:rsidRPr="00831344">
        <w:rPr>
          <w:rFonts w:ascii="Times New Roman" w:hAnsi="Times New Roman" w:cs="Times New Roman"/>
          <w:b/>
          <w:bCs/>
          <w:sz w:val="24"/>
          <w:lang w:eastAsia="zh-CN"/>
        </w:rPr>
        <w:t>Summary:</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4130"/>
        <w:gridCol w:w="360"/>
      </w:tblGrid>
      <w:tr w:rsidR="00986EB7" w:rsidRPr="00986EB7" w:rsidTr="00986EB7">
        <w:trPr>
          <w:tblCellSpacing w:w="0"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sz w:val="22"/>
                <w:szCs w:val="22"/>
                <w:lang w:eastAsia="zh-CN"/>
              </w:rPr>
              <w:t xml:space="preserve">Number of tests run: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sz w:val="22"/>
                <w:szCs w:val="22"/>
                <w:lang w:eastAsia="zh-CN"/>
              </w:rPr>
              <w:t>181</w:t>
            </w:r>
          </w:p>
        </w:tc>
      </w:tr>
      <w:tr w:rsidR="00986EB7" w:rsidRPr="00986EB7" w:rsidTr="00986EB7">
        <w:trPr>
          <w:tblCellSpacing w:w="0"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sz w:val="22"/>
                <w:szCs w:val="22"/>
                <w:lang w:eastAsia="zh-CN"/>
              </w:rPr>
              <w:t xml:space="preserve">Number of tests ignored: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sz w:val="22"/>
                <w:szCs w:val="22"/>
                <w:lang w:eastAsia="zh-CN"/>
              </w:rPr>
              <w:t>0</w:t>
            </w:r>
          </w:p>
        </w:tc>
      </w:tr>
      <w:tr w:rsidR="00986EB7" w:rsidRPr="00986EB7" w:rsidTr="00986EB7">
        <w:trPr>
          <w:tblCellSpacing w:w="0"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sz w:val="22"/>
                <w:szCs w:val="22"/>
                <w:lang w:eastAsia="zh-CN"/>
              </w:rPr>
              <w:t xml:space="preserve">Number of tests failed: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0</w:t>
            </w:r>
          </w:p>
        </w:tc>
      </w:tr>
      <w:tr w:rsidR="00986EB7" w:rsidRPr="00986EB7" w:rsidTr="00986EB7">
        <w:trPr>
          <w:tblCellSpacing w:w="0"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sz w:val="22"/>
                <w:szCs w:val="22"/>
                <w:lang w:eastAsia="zh-CN"/>
              </w:rPr>
              <w:t xml:space="preserve">Number of failed assertions: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0</w:t>
            </w:r>
          </w:p>
        </w:tc>
      </w:tr>
      <w:tr w:rsidR="00986EB7" w:rsidRPr="00986EB7" w:rsidTr="00986EB7">
        <w:trPr>
          <w:tblCellSpacing w:w="0" w:type="dxa"/>
        </w:trPr>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lang w:eastAsia="zh-CN"/>
              </w:rPr>
            </w:pPr>
            <w:r w:rsidRPr="00351B29">
              <w:rPr>
                <w:rFonts w:ascii="Times New Roman" w:hAnsi="Times New Roman" w:cs="Times New Roman"/>
                <w:sz w:val="22"/>
                <w:szCs w:val="22"/>
                <w:lang w:eastAsia="zh-CN"/>
              </w:rPr>
              <w:t>Number of runs needed to complete the tests:  </w:t>
            </w:r>
          </w:p>
        </w:tc>
        <w:tc>
          <w:tcPr>
            <w:tcW w:w="0" w:type="auto"/>
            <w:vAlign w:val="center"/>
            <w:hideMark/>
          </w:tcPr>
          <w:p w:rsidR="00986EB7" w:rsidRPr="00351B29" w:rsidRDefault="00986EB7" w:rsidP="00986EB7">
            <w:pPr>
              <w:spacing w:line="240" w:lineRule="auto"/>
              <w:jc w:val="left"/>
              <w:rPr>
                <w:rFonts w:ascii="Times New Roman" w:hAnsi="Times New Roman" w:cs="Times New Roman"/>
                <w:sz w:val="22"/>
                <w:szCs w:val="22"/>
                <w:highlight w:val="green"/>
                <w:lang w:eastAsia="zh-CN"/>
              </w:rPr>
            </w:pPr>
            <w:r w:rsidRPr="00351B29">
              <w:rPr>
                <w:rFonts w:ascii="Times New Roman" w:hAnsi="Times New Roman" w:cs="Times New Roman"/>
                <w:sz w:val="22"/>
                <w:szCs w:val="22"/>
                <w:highlight w:val="green"/>
                <w:lang w:eastAsia="zh-CN"/>
              </w:rPr>
              <w:t>1</w:t>
            </w:r>
          </w:p>
        </w:tc>
      </w:tr>
    </w:tbl>
    <w:p w:rsidR="00831344" w:rsidRDefault="00831344" w:rsidP="007E7957">
      <w:pPr>
        <w:keepNext/>
        <w:spacing w:line="240" w:lineRule="auto"/>
        <w:jc w:val="left"/>
      </w:pPr>
    </w:p>
    <w:p w:rsidR="00A94EB6" w:rsidRDefault="00B958F0" w:rsidP="007E7957">
      <w:pPr>
        <w:keepNext/>
        <w:spacing w:line="240" w:lineRule="auto"/>
        <w:jc w:val="left"/>
      </w:pPr>
      <w:r>
        <w:t>We conclude that</w:t>
      </w:r>
      <w:r w:rsidR="00191EE9">
        <w:t xml:space="preserve"> all tests succeeded.</w:t>
      </w:r>
    </w:p>
    <w:p w:rsidR="007527E7" w:rsidRDefault="007527E7" w:rsidP="007E7957">
      <w:pPr>
        <w:keepNext/>
        <w:spacing w:line="240" w:lineRule="auto"/>
        <w:jc w:val="left"/>
      </w:pPr>
    </w:p>
    <w:p w:rsidR="007527E7" w:rsidRDefault="007527E7" w:rsidP="007E7957">
      <w:pPr>
        <w:keepNext/>
        <w:spacing w:line="240" w:lineRule="auto"/>
        <w:jc w:val="left"/>
      </w:pPr>
      <w:r>
        <w:t xml:space="preserve">Including the new tests, it takes only </w:t>
      </w:r>
      <w:r w:rsidR="00572F80">
        <w:t>18</w:t>
      </w:r>
      <w:r>
        <w:t xml:space="preserve"> s to run all tests.</w:t>
      </w:r>
    </w:p>
    <w:p w:rsidR="00A94EB6" w:rsidRDefault="00A94EB6" w:rsidP="009E3CFF">
      <w:pPr>
        <w:spacing w:line="240" w:lineRule="auto"/>
        <w:jc w:val="left"/>
      </w:pPr>
    </w:p>
    <w:p w:rsidR="004F147E" w:rsidRDefault="00E11FDF" w:rsidP="00AA3C05">
      <w:pPr>
        <w:pStyle w:val="Heading2"/>
      </w:pPr>
      <w:bookmarkStart w:id="62" w:name="_Toc430690864"/>
      <w:bookmarkStart w:id="63" w:name="_Toc532994598"/>
      <w:r>
        <w:t>Results from trends tests</w:t>
      </w:r>
      <w:bookmarkEnd w:id="62"/>
      <w:bookmarkEnd w:id="63"/>
    </w:p>
    <w:p w:rsidR="00AA3C05" w:rsidRDefault="00AA3C05" w:rsidP="00AA3C05">
      <w:pPr>
        <w:pStyle w:val="Heading3"/>
      </w:pPr>
      <w:bookmarkStart w:id="64" w:name="_Toc532994599"/>
      <w:r>
        <w:t>Overview</w:t>
      </w:r>
      <w:bookmarkEnd w:id="64"/>
    </w:p>
    <w:p w:rsidR="00AA3C05" w:rsidRPr="00AA3C05" w:rsidRDefault="00AA3C05" w:rsidP="00AA3C05">
      <w:pPr>
        <w:keepNext/>
      </w:pPr>
    </w:p>
    <w:p w:rsidR="004F147E" w:rsidRDefault="004F147E" w:rsidP="00AA3C05">
      <w:pPr>
        <w:keepNext/>
      </w:pPr>
      <w:r>
        <w:t xml:space="preserve">All </w:t>
      </w:r>
      <w:r w:rsidR="00E11FDF">
        <w:t>trends</w:t>
      </w:r>
      <w:r>
        <w:t xml:space="preserve"> test series fulfil the expectations, with exceptions enumerated in </w:t>
      </w:r>
      <w:r>
        <w:fldChar w:fldCharType="begin"/>
      </w:r>
      <w:r>
        <w:instrText xml:space="preserve"> REF _Ref431149860 </w:instrText>
      </w:r>
      <w:r w:rsidR="00AA3C05">
        <w:instrText xml:space="preserve"> \* MERGEFORMAT </w:instrText>
      </w:r>
      <w:r>
        <w:fldChar w:fldCharType="separate"/>
      </w:r>
      <w:r w:rsidR="000067A5">
        <w:t xml:space="preserve">Table </w:t>
      </w:r>
      <w:r w:rsidR="000067A5">
        <w:rPr>
          <w:noProof/>
        </w:rPr>
        <w:t>2.1</w:t>
      </w:r>
      <w:r>
        <w:fldChar w:fldCharType="end"/>
      </w:r>
      <w:r>
        <w:t>.</w:t>
      </w:r>
    </w:p>
    <w:p w:rsidR="00AA3C05" w:rsidRDefault="00AA3C05" w:rsidP="00AA3C05">
      <w:pPr>
        <w:keepNext/>
      </w:pPr>
    </w:p>
    <w:tbl>
      <w:tblPr>
        <w:tblStyle w:val="dTable"/>
        <w:tblW w:w="0" w:type="auto"/>
        <w:tblLook w:val="04A0" w:firstRow="1" w:lastRow="0" w:firstColumn="1" w:lastColumn="0" w:noHBand="0" w:noVBand="1"/>
      </w:tblPr>
      <w:tblGrid>
        <w:gridCol w:w="683"/>
        <w:gridCol w:w="986"/>
        <w:gridCol w:w="847"/>
        <w:gridCol w:w="3546"/>
        <w:gridCol w:w="1256"/>
        <w:gridCol w:w="1612"/>
      </w:tblGrid>
      <w:tr w:rsidR="00E11FDF" w:rsidTr="00E11FDF">
        <w:trPr>
          <w:cnfStyle w:val="100000000000" w:firstRow="1" w:lastRow="0" w:firstColumn="0" w:lastColumn="0" w:oddVBand="0" w:evenVBand="0" w:oddHBand="0" w:evenHBand="0" w:firstRowFirstColumn="0" w:firstRowLastColumn="0" w:lastRowFirstColumn="0" w:lastRowLastColumn="0"/>
        </w:trPr>
        <w:tc>
          <w:tcPr>
            <w:tcW w:w="683" w:type="dxa"/>
          </w:tcPr>
          <w:p w:rsidR="00E11FDF" w:rsidRDefault="00E11FDF" w:rsidP="00E11FDF">
            <w:pPr>
              <w:keepNext/>
              <w:jc w:val="left"/>
            </w:pPr>
            <w:r>
              <w:t>FigA</w:t>
            </w:r>
          </w:p>
        </w:tc>
        <w:tc>
          <w:tcPr>
            <w:tcW w:w="986" w:type="dxa"/>
          </w:tcPr>
          <w:p w:rsidR="00E11FDF" w:rsidRDefault="00E11FDF" w:rsidP="004F147E">
            <w:pPr>
              <w:keepNext/>
              <w:jc w:val="center"/>
            </w:pPr>
            <w:r>
              <w:t>Section</w:t>
            </w:r>
          </w:p>
        </w:tc>
        <w:tc>
          <w:tcPr>
            <w:tcW w:w="847" w:type="dxa"/>
          </w:tcPr>
          <w:p w:rsidR="00E11FDF" w:rsidRDefault="00E11FDF" w:rsidP="004F147E">
            <w:pPr>
              <w:keepNext/>
              <w:jc w:val="center"/>
            </w:pPr>
            <w:r>
              <w:t>Series</w:t>
            </w:r>
          </w:p>
        </w:tc>
        <w:tc>
          <w:tcPr>
            <w:tcW w:w="3546" w:type="dxa"/>
          </w:tcPr>
          <w:p w:rsidR="00E11FDF" w:rsidRDefault="00E11FDF" w:rsidP="004F147E">
            <w:pPr>
              <w:keepNext/>
            </w:pPr>
            <w:r>
              <w:t>Unexpected feature</w:t>
            </w:r>
          </w:p>
        </w:tc>
        <w:tc>
          <w:tcPr>
            <w:tcW w:w="1256" w:type="dxa"/>
          </w:tcPr>
          <w:p w:rsidR="00E11FDF" w:rsidRDefault="00E11FDF" w:rsidP="004F147E">
            <w:pPr>
              <w:keepNext/>
              <w:jc w:val="center"/>
            </w:pPr>
            <w:r>
              <w:t>Explained</w:t>
            </w:r>
          </w:p>
          <w:p w:rsidR="00B4678B" w:rsidRDefault="00B4678B" w:rsidP="004F147E">
            <w:pPr>
              <w:keepNext/>
              <w:jc w:val="center"/>
            </w:pPr>
            <w:r>
              <w:t>in</w:t>
            </w:r>
          </w:p>
        </w:tc>
        <w:tc>
          <w:tcPr>
            <w:tcW w:w="1612" w:type="dxa"/>
          </w:tcPr>
          <w:p w:rsidR="00E11FDF" w:rsidRDefault="00E11FDF" w:rsidP="004F147E">
            <w:pPr>
              <w:keepNext/>
              <w:jc w:val="center"/>
            </w:pPr>
            <w:r>
              <w:t xml:space="preserve">Location </w:t>
            </w:r>
          </w:p>
          <w:p w:rsidR="00E11FDF" w:rsidRDefault="00E11FDF" w:rsidP="004F147E">
            <w:pPr>
              <w:keepNext/>
              <w:jc w:val="center"/>
            </w:pPr>
            <w:r>
              <w:t>along x-axis</w:t>
            </w:r>
          </w:p>
        </w:tc>
      </w:tr>
      <w:tr w:rsidR="00E11FDF" w:rsidTr="00E11FDF">
        <w:tc>
          <w:tcPr>
            <w:tcW w:w="683" w:type="dxa"/>
          </w:tcPr>
          <w:p w:rsidR="00E11FDF" w:rsidRDefault="00E11FDF" w:rsidP="00E11FDF">
            <w:pPr>
              <w:keepNext/>
              <w:jc w:val="left"/>
            </w:pPr>
            <w:r>
              <w:t>1.5</w:t>
            </w:r>
          </w:p>
        </w:tc>
        <w:tc>
          <w:tcPr>
            <w:tcW w:w="986" w:type="dxa"/>
          </w:tcPr>
          <w:p w:rsidR="00E11FDF" w:rsidRDefault="00E11FDF" w:rsidP="004F147E">
            <w:pPr>
              <w:keepNext/>
              <w:jc w:val="center"/>
            </w:pPr>
            <w:r>
              <w:t>1</w:t>
            </w:r>
          </w:p>
        </w:tc>
        <w:tc>
          <w:tcPr>
            <w:tcW w:w="847" w:type="dxa"/>
          </w:tcPr>
          <w:p w:rsidR="00E11FDF" w:rsidRDefault="00E11FDF" w:rsidP="004F147E">
            <w:pPr>
              <w:keepNext/>
              <w:jc w:val="center"/>
            </w:pPr>
            <w:r>
              <w:t>5</w:t>
            </w:r>
          </w:p>
        </w:tc>
        <w:tc>
          <w:tcPr>
            <w:tcW w:w="3546" w:type="dxa"/>
          </w:tcPr>
          <w:p w:rsidR="00E11FDF" w:rsidRPr="00351B29" w:rsidRDefault="00E11FDF" w:rsidP="004F147E">
            <w:pPr>
              <w:keepNext/>
              <w:rPr>
                <w:sz w:val="18"/>
                <w:szCs w:val="18"/>
              </w:rPr>
            </w:pPr>
            <w:r w:rsidRPr="00351B29">
              <w:rPr>
                <w:sz w:val="18"/>
                <w:szCs w:val="18"/>
              </w:rPr>
              <w:t>slight increase (jump) in discharge</w:t>
            </w:r>
          </w:p>
        </w:tc>
        <w:tc>
          <w:tcPr>
            <w:tcW w:w="1256" w:type="dxa"/>
          </w:tcPr>
          <w:p w:rsidR="00E11FDF" w:rsidRDefault="00B4678B" w:rsidP="004F147E">
            <w:pPr>
              <w:keepNext/>
              <w:jc w:val="center"/>
            </w:pPr>
            <w:r>
              <w:t>-</w:t>
            </w:r>
          </w:p>
        </w:tc>
        <w:tc>
          <w:tcPr>
            <w:tcW w:w="1612" w:type="dxa"/>
          </w:tcPr>
          <w:p w:rsidR="00E11FDF" w:rsidRDefault="00E11FDF" w:rsidP="004F147E">
            <w:pPr>
              <w:keepNext/>
              <w:jc w:val="center"/>
            </w:pPr>
            <w:r>
              <w:t>0.02</w:t>
            </w:r>
          </w:p>
        </w:tc>
      </w:tr>
      <w:tr w:rsidR="00B964CB" w:rsidTr="00E11FDF">
        <w:tc>
          <w:tcPr>
            <w:tcW w:w="683" w:type="dxa"/>
          </w:tcPr>
          <w:p w:rsidR="00B964CB" w:rsidRDefault="00B964CB" w:rsidP="00E11FDF">
            <w:pPr>
              <w:keepNext/>
              <w:jc w:val="left"/>
            </w:pPr>
            <w:r>
              <w:t>2.18</w:t>
            </w:r>
          </w:p>
        </w:tc>
        <w:tc>
          <w:tcPr>
            <w:tcW w:w="986" w:type="dxa"/>
          </w:tcPr>
          <w:p w:rsidR="00B964CB" w:rsidRDefault="00B964CB" w:rsidP="004F147E">
            <w:pPr>
              <w:keepNext/>
              <w:jc w:val="center"/>
            </w:pPr>
            <w:r>
              <w:t>2</w:t>
            </w:r>
          </w:p>
        </w:tc>
        <w:tc>
          <w:tcPr>
            <w:tcW w:w="847" w:type="dxa"/>
          </w:tcPr>
          <w:p w:rsidR="00B964CB" w:rsidRDefault="00B964CB" w:rsidP="004F147E">
            <w:pPr>
              <w:keepNext/>
              <w:jc w:val="center"/>
            </w:pPr>
            <w:r>
              <w:t>18</w:t>
            </w:r>
          </w:p>
        </w:tc>
        <w:tc>
          <w:tcPr>
            <w:tcW w:w="3546" w:type="dxa"/>
          </w:tcPr>
          <w:p w:rsidR="00B964CB" w:rsidRPr="00351B29" w:rsidRDefault="00B964CB" w:rsidP="00994764">
            <w:pPr>
              <w:keepNext/>
              <w:rPr>
                <w:sz w:val="18"/>
                <w:szCs w:val="18"/>
              </w:rPr>
            </w:pPr>
            <w:r w:rsidRPr="00351B29">
              <w:rPr>
                <w:sz w:val="18"/>
                <w:szCs w:val="18"/>
              </w:rPr>
              <w:t>constant discharge</w:t>
            </w:r>
          </w:p>
        </w:tc>
        <w:tc>
          <w:tcPr>
            <w:tcW w:w="1256" w:type="dxa"/>
          </w:tcPr>
          <w:p w:rsidR="00B964CB" w:rsidRDefault="00B4678B" w:rsidP="00994764">
            <w:pPr>
              <w:keepNext/>
              <w:jc w:val="center"/>
            </w:pPr>
            <w:r>
              <w:fldChar w:fldCharType="begin"/>
            </w:r>
            <w:r>
              <w:instrText xml:space="preserve"> REF _Ref496537767 \r </w:instrText>
            </w:r>
            <w:r w:rsidR="00876E4A">
              <w:instrText xml:space="preserve"> \* MERGEFORMAT </w:instrText>
            </w:r>
            <w:r>
              <w:fldChar w:fldCharType="separate"/>
            </w:r>
            <w:r w:rsidR="000067A5">
              <w:t>2.2.2</w:t>
            </w:r>
            <w:r>
              <w:fldChar w:fldCharType="end"/>
            </w:r>
          </w:p>
        </w:tc>
        <w:tc>
          <w:tcPr>
            <w:tcW w:w="1612" w:type="dxa"/>
          </w:tcPr>
          <w:p w:rsidR="00B964CB" w:rsidRDefault="00B964CB" w:rsidP="00994764">
            <w:pPr>
              <w:keepNext/>
              <w:jc w:val="center"/>
            </w:pPr>
            <w:r>
              <w:t>all range</w:t>
            </w:r>
          </w:p>
        </w:tc>
      </w:tr>
      <w:tr w:rsidR="00B964CB" w:rsidTr="00E11FDF">
        <w:tc>
          <w:tcPr>
            <w:tcW w:w="683" w:type="dxa"/>
          </w:tcPr>
          <w:p w:rsidR="00B964CB" w:rsidRDefault="00B964CB" w:rsidP="00E11FDF">
            <w:pPr>
              <w:keepNext/>
              <w:jc w:val="left"/>
            </w:pPr>
            <w:r>
              <w:t>2.19</w:t>
            </w:r>
          </w:p>
        </w:tc>
        <w:tc>
          <w:tcPr>
            <w:tcW w:w="986" w:type="dxa"/>
          </w:tcPr>
          <w:p w:rsidR="00B964CB" w:rsidRDefault="00B964CB" w:rsidP="004F147E">
            <w:pPr>
              <w:keepNext/>
              <w:jc w:val="center"/>
            </w:pPr>
            <w:r>
              <w:t>2</w:t>
            </w:r>
          </w:p>
        </w:tc>
        <w:tc>
          <w:tcPr>
            <w:tcW w:w="847" w:type="dxa"/>
          </w:tcPr>
          <w:p w:rsidR="00B964CB" w:rsidRDefault="00B964CB" w:rsidP="004F147E">
            <w:pPr>
              <w:keepNext/>
              <w:jc w:val="center"/>
            </w:pPr>
            <w:r>
              <w:t>19</w:t>
            </w:r>
          </w:p>
        </w:tc>
        <w:tc>
          <w:tcPr>
            <w:tcW w:w="3546" w:type="dxa"/>
          </w:tcPr>
          <w:p w:rsidR="00B964CB" w:rsidRPr="00351B29" w:rsidRDefault="00B964CB">
            <w:pPr>
              <w:keepNext/>
              <w:rPr>
                <w:sz w:val="18"/>
                <w:szCs w:val="18"/>
              </w:rPr>
            </w:pPr>
            <w:r w:rsidRPr="00351B29">
              <w:rPr>
                <w:sz w:val="18"/>
                <w:szCs w:val="18"/>
              </w:rPr>
              <w:t>constant run-up</w:t>
            </w:r>
            <w:r w:rsidR="002A1751">
              <w:rPr>
                <w:sz w:val="18"/>
                <w:szCs w:val="18"/>
              </w:rPr>
              <w:t>,</w:t>
            </w:r>
            <w:r w:rsidRPr="00351B29">
              <w:rPr>
                <w:sz w:val="18"/>
                <w:szCs w:val="18"/>
              </w:rPr>
              <w:t xml:space="preserve"> discharge</w:t>
            </w:r>
            <w:r w:rsidR="002A1751">
              <w:rPr>
                <w:sz w:val="18"/>
                <w:szCs w:val="18"/>
              </w:rPr>
              <w:t xml:space="preserve"> and HBN</w:t>
            </w:r>
          </w:p>
        </w:tc>
        <w:tc>
          <w:tcPr>
            <w:tcW w:w="1256" w:type="dxa"/>
          </w:tcPr>
          <w:p w:rsidR="00B964CB" w:rsidRDefault="00B4678B" w:rsidP="00994764">
            <w:pPr>
              <w:keepNext/>
              <w:jc w:val="center"/>
            </w:pPr>
            <w:r>
              <w:fldChar w:fldCharType="begin"/>
            </w:r>
            <w:r>
              <w:instrText xml:space="preserve"> REF _Ref496537767 \r </w:instrText>
            </w:r>
            <w:r w:rsidR="00876E4A">
              <w:instrText xml:space="preserve"> \* MERGEFORMAT </w:instrText>
            </w:r>
            <w:r>
              <w:fldChar w:fldCharType="separate"/>
            </w:r>
            <w:r w:rsidR="000067A5">
              <w:t>2.2.2</w:t>
            </w:r>
            <w:r>
              <w:fldChar w:fldCharType="end"/>
            </w:r>
          </w:p>
        </w:tc>
        <w:tc>
          <w:tcPr>
            <w:tcW w:w="1612" w:type="dxa"/>
          </w:tcPr>
          <w:p w:rsidR="00B964CB" w:rsidRDefault="00B964CB" w:rsidP="00994764">
            <w:pPr>
              <w:keepNext/>
              <w:jc w:val="center"/>
            </w:pPr>
            <w:r>
              <w:t>all range</w:t>
            </w:r>
          </w:p>
        </w:tc>
      </w:tr>
      <w:tr w:rsidR="00B964CB" w:rsidTr="00E11FDF">
        <w:tc>
          <w:tcPr>
            <w:tcW w:w="683" w:type="dxa"/>
          </w:tcPr>
          <w:p w:rsidR="00B964CB" w:rsidRDefault="00B964CB" w:rsidP="00E11FDF">
            <w:pPr>
              <w:keepNext/>
              <w:jc w:val="left"/>
            </w:pPr>
            <w:r>
              <w:t>3.1</w:t>
            </w:r>
          </w:p>
        </w:tc>
        <w:tc>
          <w:tcPr>
            <w:tcW w:w="986" w:type="dxa"/>
          </w:tcPr>
          <w:p w:rsidR="00B964CB" w:rsidRDefault="00B964CB" w:rsidP="004F147E">
            <w:pPr>
              <w:keepNext/>
              <w:jc w:val="center"/>
            </w:pPr>
            <w:r>
              <w:t>3</w:t>
            </w:r>
          </w:p>
        </w:tc>
        <w:tc>
          <w:tcPr>
            <w:tcW w:w="847" w:type="dxa"/>
          </w:tcPr>
          <w:p w:rsidR="00B964CB" w:rsidRDefault="00B964CB" w:rsidP="004F147E">
            <w:pPr>
              <w:keepNext/>
              <w:jc w:val="center"/>
            </w:pPr>
            <w:r>
              <w:t>1</w:t>
            </w:r>
          </w:p>
        </w:tc>
        <w:tc>
          <w:tcPr>
            <w:tcW w:w="3546" w:type="dxa"/>
          </w:tcPr>
          <w:p w:rsidR="00B964CB" w:rsidRPr="00351B29" w:rsidRDefault="00B964CB" w:rsidP="004F147E">
            <w:pPr>
              <w:keepNext/>
              <w:rPr>
                <w:sz w:val="18"/>
                <w:szCs w:val="18"/>
              </w:rPr>
            </w:pPr>
            <w:r w:rsidRPr="00351B29">
              <w:rPr>
                <w:sz w:val="18"/>
                <w:szCs w:val="18"/>
              </w:rPr>
              <w:t>slight decrease in discharge</w:t>
            </w:r>
            <w:r w:rsidR="00876E4A" w:rsidRPr="00351B29">
              <w:rPr>
                <w:sz w:val="18"/>
                <w:szCs w:val="18"/>
              </w:rPr>
              <w:t xml:space="preserve"> and HBN</w:t>
            </w:r>
          </w:p>
        </w:tc>
        <w:tc>
          <w:tcPr>
            <w:tcW w:w="1256" w:type="dxa"/>
          </w:tcPr>
          <w:p w:rsidR="00B964CB" w:rsidRDefault="00B4678B" w:rsidP="00B4678B">
            <w:pPr>
              <w:keepNext/>
              <w:jc w:val="center"/>
            </w:pPr>
            <w:r>
              <w:fldChar w:fldCharType="begin"/>
            </w:r>
            <w:r>
              <w:instrText xml:space="preserve"> REF _Ref496537789 \r </w:instrText>
            </w:r>
            <w:r w:rsidR="00876E4A">
              <w:instrText xml:space="preserve"> \* MERGEFORMAT </w:instrText>
            </w:r>
            <w:r>
              <w:fldChar w:fldCharType="separate"/>
            </w:r>
            <w:r w:rsidR="000067A5">
              <w:t>2.2.3</w:t>
            </w:r>
            <w:r>
              <w:fldChar w:fldCharType="end"/>
            </w:r>
          </w:p>
        </w:tc>
        <w:tc>
          <w:tcPr>
            <w:tcW w:w="1612" w:type="dxa"/>
          </w:tcPr>
          <w:p w:rsidR="00B964CB" w:rsidRDefault="00B964CB" w:rsidP="004F147E">
            <w:pPr>
              <w:keepNext/>
              <w:jc w:val="center"/>
            </w:pPr>
            <w:r>
              <w:t>0.1 - 0.2</w:t>
            </w:r>
          </w:p>
        </w:tc>
      </w:tr>
      <w:tr w:rsidR="00B964CB" w:rsidTr="00E11FDF">
        <w:tc>
          <w:tcPr>
            <w:tcW w:w="683" w:type="dxa"/>
          </w:tcPr>
          <w:p w:rsidR="00B964CB" w:rsidRDefault="00B964CB" w:rsidP="00E11FDF">
            <w:pPr>
              <w:keepNext/>
              <w:jc w:val="left"/>
            </w:pPr>
            <w:r>
              <w:t>3.2</w:t>
            </w:r>
          </w:p>
        </w:tc>
        <w:tc>
          <w:tcPr>
            <w:tcW w:w="986" w:type="dxa"/>
          </w:tcPr>
          <w:p w:rsidR="00B964CB" w:rsidRDefault="00B964CB" w:rsidP="004F147E">
            <w:pPr>
              <w:keepNext/>
              <w:jc w:val="center"/>
            </w:pPr>
            <w:r>
              <w:t>3</w:t>
            </w:r>
          </w:p>
        </w:tc>
        <w:tc>
          <w:tcPr>
            <w:tcW w:w="847" w:type="dxa"/>
          </w:tcPr>
          <w:p w:rsidR="00B964CB" w:rsidRDefault="00B964CB" w:rsidP="004F147E">
            <w:pPr>
              <w:keepNext/>
              <w:jc w:val="center"/>
            </w:pPr>
            <w:r>
              <w:t>2</w:t>
            </w:r>
          </w:p>
        </w:tc>
        <w:tc>
          <w:tcPr>
            <w:tcW w:w="3546" w:type="dxa"/>
          </w:tcPr>
          <w:p w:rsidR="00B964CB" w:rsidRPr="00351B29" w:rsidRDefault="00B964CB" w:rsidP="004F147E">
            <w:pPr>
              <w:keepNext/>
              <w:rPr>
                <w:sz w:val="18"/>
                <w:szCs w:val="18"/>
              </w:rPr>
            </w:pPr>
            <w:r w:rsidRPr="00351B29">
              <w:rPr>
                <w:sz w:val="18"/>
                <w:szCs w:val="18"/>
              </w:rPr>
              <w:t>slight decrease in discharge</w:t>
            </w:r>
            <w:r w:rsidR="00876E4A">
              <w:rPr>
                <w:sz w:val="18"/>
                <w:szCs w:val="18"/>
              </w:rPr>
              <w:t xml:space="preserve"> </w:t>
            </w:r>
            <w:r w:rsidR="00876E4A" w:rsidRPr="0054545D">
              <w:rPr>
                <w:sz w:val="18"/>
                <w:szCs w:val="18"/>
              </w:rPr>
              <w:t>and HBN</w:t>
            </w:r>
          </w:p>
        </w:tc>
        <w:tc>
          <w:tcPr>
            <w:tcW w:w="1256" w:type="dxa"/>
          </w:tcPr>
          <w:p w:rsidR="00B964CB" w:rsidRDefault="00B4678B" w:rsidP="004F147E">
            <w:pPr>
              <w:keepNext/>
              <w:jc w:val="center"/>
            </w:pPr>
            <w:r>
              <w:fldChar w:fldCharType="begin"/>
            </w:r>
            <w:r>
              <w:instrText xml:space="preserve"> REF _Ref496537789 \r </w:instrText>
            </w:r>
            <w:r w:rsidR="00876E4A">
              <w:instrText xml:space="preserve"> \* MERGEFORMAT </w:instrText>
            </w:r>
            <w:r>
              <w:fldChar w:fldCharType="separate"/>
            </w:r>
            <w:r w:rsidR="000067A5">
              <w:t>2.2.3</w:t>
            </w:r>
            <w:r>
              <w:fldChar w:fldCharType="end"/>
            </w:r>
          </w:p>
        </w:tc>
        <w:tc>
          <w:tcPr>
            <w:tcW w:w="1612" w:type="dxa"/>
          </w:tcPr>
          <w:p w:rsidR="00B964CB" w:rsidRDefault="00B964CB" w:rsidP="004F147E">
            <w:pPr>
              <w:keepNext/>
              <w:jc w:val="center"/>
            </w:pPr>
            <w:r>
              <w:t>1.6 - 1.8</w:t>
            </w:r>
          </w:p>
        </w:tc>
      </w:tr>
      <w:tr w:rsidR="00B964CB" w:rsidTr="00E11FDF">
        <w:tc>
          <w:tcPr>
            <w:tcW w:w="683" w:type="dxa"/>
          </w:tcPr>
          <w:p w:rsidR="00B964CB" w:rsidRDefault="00B964CB" w:rsidP="00E11FDF">
            <w:pPr>
              <w:keepNext/>
              <w:jc w:val="left"/>
            </w:pPr>
            <w:r>
              <w:t>3.15</w:t>
            </w:r>
          </w:p>
        </w:tc>
        <w:tc>
          <w:tcPr>
            <w:tcW w:w="986" w:type="dxa"/>
          </w:tcPr>
          <w:p w:rsidR="00B964CB" w:rsidRDefault="00B964CB" w:rsidP="00355362">
            <w:pPr>
              <w:keepNext/>
              <w:jc w:val="center"/>
            </w:pPr>
            <w:r>
              <w:t>3</w:t>
            </w:r>
          </w:p>
        </w:tc>
        <w:tc>
          <w:tcPr>
            <w:tcW w:w="847" w:type="dxa"/>
          </w:tcPr>
          <w:p w:rsidR="00B964CB" w:rsidRDefault="00B964CB" w:rsidP="00355362">
            <w:pPr>
              <w:keepNext/>
              <w:jc w:val="center"/>
            </w:pPr>
            <w:r>
              <w:t>15</w:t>
            </w:r>
          </w:p>
        </w:tc>
        <w:tc>
          <w:tcPr>
            <w:tcW w:w="3546" w:type="dxa"/>
          </w:tcPr>
          <w:p w:rsidR="00B964CB" w:rsidRPr="00351B29" w:rsidRDefault="00B964CB" w:rsidP="00355362">
            <w:pPr>
              <w:keepNext/>
              <w:rPr>
                <w:sz w:val="18"/>
                <w:szCs w:val="18"/>
              </w:rPr>
            </w:pPr>
            <w:r w:rsidRPr="00351B29">
              <w:rPr>
                <w:sz w:val="18"/>
                <w:szCs w:val="18"/>
              </w:rPr>
              <w:t>slight decrease in discharge</w:t>
            </w:r>
            <w:r w:rsidR="00876E4A">
              <w:rPr>
                <w:sz w:val="18"/>
                <w:szCs w:val="18"/>
              </w:rPr>
              <w:t xml:space="preserve"> </w:t>
            </w:r>
            <w:r w:rsidR="00876E4A" w:rsidRPr="0054545D">
              <w:rPr>
                <w:sz w:val="18"/>
                <w:szCs w:val="18"/>
              </w:rPr>
              <w:t>and HBN</w:t>
            </w:r>
          </w:p>
        </w:tc>
        <w:tc>
          <w:tcPr>
            <w:tcW w:w="1256" w:type="dxa"/>
          </w:tcPr>
          <w:p w:rsidR="00B964CB" w:rsidRDefault="00B4678B" w:rsidP="00355362">
            <w:pPr>
              <w:keepNext/>
              <w:jc w:val="center"/>
            </w:pPr>
            <w:r>
              <w:t>-</w:t>
            </w:r>
          </w:p>
        </w:tc>
        <w:tc>
          <w:tcPr>
            <w:tcW w:w="1612" w:type="dxa"/>
          </w:tcPr>
          <w:p w:rsidR="00B964CB" w:rsidRDefault="00B964CB" w:rsidP="00355362">
            <w:pPr>
              <w:keepNext/>
              <w:jc w:val="center"/>
            </w:pPr>
            <w:r>
              <w:t>0.52 - 0.54</w:t>
            </w:r>
          </w:p>
        </w:tc>
      </w:tr>
      <w:tr w:rsidR="00B964CB" w:rsidTr="00E11FDF">
        <w:tc>
          <w:tcPr>
            <w:tcW w:w="683" w:type="dxa"/>
          </w:tcPr>
          <w:p w:rsidR="00B964CB" w:rsidRDefault="00B964CB" w:rsidP="00E11FDF">
            <w:pPr>
              <w:keepNext/>
              <w:jc w:val="left"/>
            </w:pPr>
            <w:r>
              <w:t>3.19</w:t>
            </w:r>
          </w:p>
        </w:tc>
        <w:tc>
          <w:tcPr>
            <w:tcW w:w="986" w:type="dxa"/>
          </w:tcPr>
          <w:p w:rsidR="00B964CB" w:rsidRDefault="00B964CB" w:rsidP="00355362">
            <w:pPr>
              <w:keepNext/>
              <w:jc w:val="center"/>
            </w:pPr>
            <w:r>
              <w:t>3</w:t>
            </w:r>
          </w:p>
        </w:tc>
        <w:tc>
          <w:tcPr>
            <w:tcW w:w="847" w:type="dxa"/>
          </w:tcPr>
          <w:p w:rsidR="00B964CB" w:rsidRDefault="00B964CB" w:rsidP="00355362">
            <w:pPr>
              <w:keepNext/>
              <w:jc w:val="center"/>
            </w:pPr>
            <w:r>
              <w:t>19</w:t>
            </w:r>
          </w:p>
        </w:tc>
        <w:tc>
          <w:tcPr>
            <w:tcW w:w="3546" w:type="dxa"/>
          </w:tcPr>
          <w:p w:rsidR="00B964CB" w:rsidRPr="00351B29" w:rsidRDefault="00B964CB" w:rsidP="00355362">
            <w:pPr>
              <w:keepNext/>
              <w:rPr>
                <w:sz w:val="18"/>
                <w:szCs w:val="18"/>
              </w:rPr>
            </w:pPr>
            <w:r w:rsidRPr="00351B29">
              <w:rPr>
                <w:sz w:val="18"/>
                <w:szCs w:val="18"/>
              </w:rPr>
              <w:t>slight decrease in discharge</w:t>
            </w:r>
            <w:r w:rsidR="00876E4A">
              <w:rPr>
                <w:sz w:val="18"/>
                <w:szCs w:val="18"/>
              </w:rPr>
              <w:t xml:space="preserve"> </w:t>
            </w:r>
            <w:r w:rsidR="00876E4A" w:rsidRPr="0054545D">
              <w:rPr>
                <w:sz w:val="18"/>
                <w:szCs w:val="18"/>
              </w:rPr>
              <w:t>and HBN</w:t>
            </w:r>
          </w:p>
        </w:tc>
        <w:tc>
          <w:tcPr>
            <w:tcW w:w="1256" w:type="dxa"/>
          </w:tcPr>
          <w:p w:rsidR="00B964CB" w:rsidRDefault="00B4678B" w:rsidP="00355362">
            <w:pPr>
              <w:keepNext/>
              <w:jc w:val="center"/>
            </w:pPr>
            <w:r>
              <w:fldChar w:fldCharType="begin"/>
            </w:r>
            <w:r>
              <w:instrText xml:space="preserve"> REF _Ref496537826 \r </w:instrText>
            </w:r>
            <w:r w:rsidR="00876E4A">
              <w:instrText xml:space="preserve"> \* MERGEFORMAT </w:instrText>
            </w:r>
            <w:r>
              <w:fldChar w:fldCharType="separate"/>
            </w:r>
            <w:r w:rsidR="000067A5">
              <w:t>2.2.4</w:t>
            </w:r>
            <w:r>
              <w:fldChar w:fldCharType="end"/>
            </w:r>
          </w:p>
        </w:tc>
        <w:tc>
          <w:tcPr>
            <w:tcW w:w="1612" w:type="dxa"/>
          </w:tcPr>
          <w:p w:rsidR="00B964CB" w:rsidRDefault="00B964CB" w:rsidP="00355362">
            <w:pPr>
              <w:keepNext/>
              <w:jc w:val="center"/>
            </w:pPr>
            <w:r>
              <w:t>0.50 - 0.65</w:t>
            </w:r>
          </w:p>
        </w:tc>
      </w:tr>
      <w:tr w:rsidR="002A1751" w:rsidTr="006B32E6">
        <w:tc>
          <w:tcPr>
            <w:tcW w:w="683" w:type="dxa"/>
          </w:tcPr>
          <w:p w:rsidR="002A1751" w:rsidRDefault="002A1751">
            <w:pPr>
              <w:keepNext/>
              <w:jc w:val="left"/>
            </w:pPr>
            <w:r>
              <w:t>4.13</w:t>
            </w:r>
          </w:p>
        </w:tc>
        <w:tc>
          <w:tcPr>
            <w:tcW w:w="986" w:type="dxa"/>
          </w:tcPr>
          <w:p w:rsidR="002A1751" w:rsidRDefault="002A1751" w:rsidP="006B32E6">
            <w:pPr>
              <w:keepNext/>
              <w:jc w:val="center"/>
            </w:pPr>
            <w:r>
              <w:t>4</w:t>
            </w:r>
          </w:p>
        </w:tc>
        <w:tc>
          <w:tcPr>
            <w:tcW w:w="847" w:type="dxa"/>
          </w:tcPr>
          <w:p w:rsidR="002A1751" w:rsidRDefault="002A1751" w:rsidP="006B32E6">
            <w:pPr>
              <w:keepNext/>
              <w:jc w:val="center"/>
            </w:pPr>
            <w:r>
              <w:t>11</w:t>
            </w:r>
          </w:p>
        </w:tc>
        <w:tc>
          <w:tcPr>
            <w:tcW w:w="3546" w:type="dxa"/>
          </w:tcPr>
          <w:p w:rsidR="002A1751" w:rsidRPr="006B32E6" w:rsidRDefault="002A1751" w:rsidP="006B32E6">
            <w:pPr>
              <w:keepNext/>
              <w:rPr>
                <w:sz w:val="18"/>
                <w:szCs w:val="18"/>
              </w:rPr>
            </w:pPr>
            <w:r>
              <w:rPr>
                <w:sz w:val="18"/>
                <w:szCs w:val="18"/>
              </w:rPr>
              <w:t>irregular trend for HBN2</w:t>
            </w:r>
          </w:p>
        </w:tc>
        <w:tc>
          <w:tcPr>
            <w:tcW w:w="1256" w:type="dxa"/>
          </w:tcPr>
          <w:p w:rsidR="002A1751" w:rsidRDefault="002A1751" w:rsidP="006B32E6">
            <w:pPr>
              <w:keepNext/>
              <w:jc w:val="center"/>
            </w:pPr>
            <w:r>
              <w:t>-</w:t>
            </w:r>
          </w:p>
        </w:tc>
        <w:tc>
          <w:tcPr>
            <w:tcW w:w="1612" w:type="dxa"/>
          </w:tcPr>
          <w:p w:rsidR="002A1751" w:rsidRDefault="002A1751">
            <w:pPr>
              <w:keepNext/>
              <w:jc w:val="center"/>
            </w:pPr>
            <w:r>
              <w:t>5.5 - 6.0</w:t>
            </w:r>
          </w:p>
        </w:tc>
      </w:tr>
      <w:tr w:rsidR="00EA7446" w:rsidTr="00E11FDF">
        <w:tc>
          <w:tcPr>
            <w:tcW w:w="683" w:type="dxa"/>
          </w:tcPr>
          <w:p w:rsidR="00EA7446" w:rsidRDefault="00EA7446" w:rsidP="00E11FDF">
            <w:pPr>
              <w:keepNext/>
              <w:jc w:val="left"/>
            </w:pPr>
            <w:r>
              <w:t>4.17</w:t>
            </w:r>
          </w:p>
        </w:tc>
        <w:tc>
          <w:tcPr>
            <w:tcW w:w="986" w:type="dxa"/>
          </w:tcPr>
          <w:p w:rsidR="00EA7446" w:rsidRDefault="00EA7446" w:rsidP="00994764">
            <w:pPr>
              <w:keepNext/>
              <w:jc w:val="center"/>
            </w:pPr>
            <w:r>
              <w:t>4</w:t>
            </w:r>
          </w:p>
        </w:tc>
        <w:tc>
          <w:tcPr>
            <w:tcW w:w="847" w:type="dxa"/>
          </w:tcPr>
          <w:p w:rsidR="00EA7446" w:rsidRDefault="00EA7446" w:rsidP="00994764">
            <w:pPr>
              <w:keepNext/>
              <w:jc w:val="center"/>
            </w:pPr>
            <w:r>
              <w:t>15</w:t>
            </w:r>
          </w:p>
        </w:tc>
        <w:tc>
          <w:tcPr>
            <w:tcW w:w="3546" w:type="dxa"/>
          </w:tcPr>
          <w:p w:rsidR="00EA7446" w:rsidRPr="00EA7446" w:rsidRDefault="00EA7446" w:rsidP="00994764">
            <w:pPr>
              <w:keepNext/>
              <w:rPr>
                <w:sz w:val="18"/>
                <w:szCs w:val="18"/>
              </w:rPr>
            </w:pPr>
            <w:r>
              <w:rPr>
                <w:sz w:val="18"/>
                <w:szCs w:val="18"/>
              </w:rPr>
              <w:t>decrease in HBN</w:t>
            </w:r>
          </w:p>
        </w:tc>
        <w:tc>
          <w:tcPr>
            <w:tcW w:w="1256" w:type="dxa"/>
          </w:tcPr>
          <w:p w:rsidR="00EA7446" w:rsidRDefault="00EA7446" w:rsidP="00994764">
            <w:pPr>
              <w:keepNext/>
              <w:jc w:val="center"/>
            </w:pPr>
            <w:r>
              <w:t>-</w:t>
            </w:r>
          </w:p>
        </w:tc>
        <w:tc>
          <w:tcPr>
            <w:tcW w:w="1612" w:type="dxa"/>
          </w:tcPr>
          <w:p w:rsidR="00EA7446" w:rsidRDefault="00EA7446" w:rsidP="00994764">
            <w:pPr>
              <w:keepNext/>
              <w:jc w:val="center"/>
            </w:pPr>
            <w:r>
              <w:t>0.50 - 0.80</w:t>
            </w:r>
          </w:p>
        </w:tc>
      </w:tr>
      <w:tr w:rsidR="00B964CB" w:rsidTr="00E11FDF">
        <w:tc>
          <w:tcPr>
            <w:tcW w:w="683" w:type="dxa"/>
          </w:tcPr>
          <w:p w:rsidR="00B964CB" w:rsidRDefault="00B964CB" w:rsidP="00E11FDF">
            <w:pPr>
              <w:keepNext/>
              <w:jc w:val="left"/>
            </w:pPr>
            <w:r>
              <w:t>4.19</w:t>
            </w:r>
          </w:p>
        </w:tc>
        <w:tc>
          <w:tcPr>
            <w:tcW w:w="986" w:type="dxa"/>
          </w:tcPr>
          <w:p w:rsidR="00B964CB" w:rsidRDefault="00B964CB" w:rsidP="00994764">
            <w:pPr>
              <w:keepNext/>
              <w:jc w:val="center"/>
            </w:pPr>
            <w:r>
              <w:t>4</w:t>
            </w:r>
          </w:p>
        </w:tc>
        <w:tc>
          <w:tcPr>
            <w:tcW w:w="847" w:type="dxa"/>
          </w:tcPr>
          <w:p w:rsidR="00B964CB" w:rsidRDefault="00B964CB" w:rsidP="00994764">
            <w:pPr>
              <w:keepNext/>
              <w:jc w:val="center"/>
            </w:pPr>
            <w:r>
              <w:t>17</w:t>
            </w:r>
          </w:p>
        </w:tc>
        <w:tc>
          <w:tcPr>
            <w:tcW w:w="3546" w:type="dxa"/>
          </w:tcPr>
          <w:p w:rsidR="00B964CB" w:rsidRPr="00351B29" w:rsidRDefault="00B964CB" w:rsidP="00994764">
            <w:pPr>
              <w:keepNext/>
              <w:rPr>
                <w:sz w:val="18"/>
                <w:szCs w:val="18"/>
              </w:rPr>
            </w:pPr>
            <w:r w:rsidRPr="00351B29">
              <w:rPr>
                <w:sz w:val="18"/>
                <w:szCs w:val="18"/>
              </w:rPr>
              <w:t>drop in run-up</w:t>
            </w:r>
          </w:p>
        </w:tc>
        <w:tc>
          <w:tcPr>
            <w:tcW w:w="1256" w:type="dxa"/>
          </w:tcPr>
          <w:p w:rsidR="00B964CB" w:rsidRDefault="00B4678B" w:rsidP="00994764">
            <w:pPr>
              <w:keepNext/>
              <w:jc w:val="center"/>
            </w:pPr>
            <w:r>
              <w:t>-</w:t>
            </w:r>
          </w:p>
        </w:tc>
        <w:tc>
          <w:tcPr>
            <w:tcW w:w="1612" w:type="dxa"/>
          </w:tcPr>
          <w:p w:rsidR="00B964CB" w:rsidRDefault="00B964CB" w:rsidP="00994764">
            <w:pPr>
              <w:keepNext/>
              <w:jc w:val="center"/>
            </w:pPr>
            <w:r>
              <w:t>0.51 - 0.52</w:t>
            </w:r>
          </w:p>
        </w:tc>
      </w:tr>
      <w:tr w:rsidR="00B964CB" w:rsidTr="00E11FDF">
        <w:tc>
          <w:tcPr>
            <w:tcW w:w="683" w:type="dxa"/>
          </w:tcPr>
          <w:p w:rsidR="00B964CB" w:rsidRDefault="00B964CB" w:rsidP="00E11FDF">
            <w:pPr>
              <w:keepNext/>
              <w:jc w:val="left"/>
            </w:pPr>
            <w:r>
              <w:t>4.19</w:t>
            </w:r>
          </w:p>
        </w:tc>
        <w:tc>
          <w:tcPr>
            <w:tcW w:w="986" w:type="dxa"/>
          </w:tcPr>
          <w:p w:rsidR="00B964CB" w:rsidRDefault="00B964CB" w:rsidP="00994764">
            <w:pPr>
              <w:keepNext/>
              <w:jc w:val="center"/>
            </w:pPr>
            <w:r>
              <w:t>4</w:t>
            </w:r>
          </w:p>
        </w:tc>
        <w:tc>
          <w:tcPr>
            <w:tcW w:w="847" w:type="dxa"/>
          </w:tcPr>
          <w:p w:rsidR="00B964CB" w:rsidRDefault="00B964CB" w:rsidP="00994764">
            <w:pPr>
              <w:keepNext/>
              <w:jc w:val="center"/>
            </w:pPr>
            <w:r>
              <w:t>17</w:t>
            </w:r>
          </w:p>
        </w:tc>
        <w:tc>
          <w:tcPr>
            <w:tcW w:w="3546" w:type="dxa"/>
          </w:tcPr>
          <w:p w:rsidR="00B964CB" w:rsidRPr="00351B29" w:rsidRDefault="00B964CB" w:rsidP="00994764">
            <w:pPr>
              <w:keepNext/>
              <w:rPr>
                <w:sz w:val="18"/>
                <w:szCs w:val="18"/>
              </w:rPr>
            </w:pPr>
            <w:r w:rsidRPr="00351B29">
              <w:rPr>
                <w:sz w:val="18"/>
                <w:szCs w:val="18"/>
              </w:rPr>
              <w:t>jump in discharge</w:t>
            </w:r>
            <w:r w:rsidR="00EA7446">
              <w:rPr>
                <w:sz w:val="18"/>
                <w:szCs w:val="18"/>
              </w:rPr>
              <w:t xml:space="preserve"> and HBN</w:t>
            </w:r>
          </w:p>
        </w:tc>
        <w:tc>
          <w:tcPr>
            <w:tcW w:w="1256" w:type="dxa"/>
          </w:tcPr>
          <w:p w:rsidR="00B964CB" w:rsidRDefault="00B4678B" w:rsidP="00994764">
            <w:pPr>
              <w:keepNext/>
              <w:jc w:val="center"/>
            </w:pPr>
            <w:r>
              <w:t>-</w:t>
            </w:r>
          </w:p>
        </w:tc>
        <w:tc>
          <w:tcPr>
            <w:tcW w:w="1612" w:type="dxa"/>
          </w:tcPr>
          <w:p w:rsidR="00B964CB" w:rsidRDefault="00B964CB" w:rsidP="00EA7446">
            <w:pPr>
              <w:keepNext/>
              <w:jc w:val="center"/>
            </w:pPr>
            <w:r>
              <w:t>0.6</w:t>
            </w:r>
            <w:r w:rsidR="00EA7446">
              <w:t>5</w:t>
            </w:r>
            <w:r>
              <w:t xml:space="preserve"> - 0.</w:t>
            </w:r>
            <w:r w:rsidR="00EA7446">
              <w:t>90</w:t>
            </w:r>
          </w:p>
        </w:tc>
      </w:tr>
      <w:tr w:rsidR="002A1751" w:rsidTr="006B7009">
        <w:tc>
          <w:tcPr>
            <w:tcW w:w="683" w:type="dxa"/>
          </w:tcPr>
          <w:p w:rsidR="002A1751" w:rsidRDefault="002A1751" w:rsidP="006B7009">
            <w:pPr>
              <w:keepNext/>
              <w:jc w:val="left"/>
            </w:pPr>
            <w:r>
              <w:t>4.19</w:t>
            </w:r>
          </w:p>
        </w:tc>
        <w:tc>
          <w:tcPr>
            <w:tcW w:w="986" w:type="dxa"/>
          </w:tcPr>
          <w:p w:rsidR="002A1751" w:rsidRDefault="002A1751" w:rsidP="006B7009">
            <w:pPr>
              <w:keepNext/>
              <w:jc w:val="center"/>
            </w:pPr>
            <w:r>
              <w:t>4</w:t>
            </w:r>
          </w:p>
        </w:tc>
        <w:tc>
          <w:tcPr>
            <w:tcW w:w="847" w:type="dxa"/>
          </w:tcPr>
          <w:p w:rsidR="002A1751" w:rsidRDefault="002A1751" w:rsidP="006B7009">
            <w:pPr>
              <w:keepNext/>
              <w:jc w:val="center"/>
            </w:pPr>
            <w:r>
              <w:t>17</w:t>
            </w:r>
          </w:p>
        </w:tc>
        <w:tc>
          <w:tcPr>
            <w:tcW w:w="3546" w:type="dxa"/>
          </w:tcPr>
          <w:p w:rsidR="002A1751" w:rsidRPr="006B7009" w:rsidRDefault="002A1751">
            <w:pPr>
              <w:keepNext/>
              <w:rPr>
                <w:sz w:val="18"/>
                <w:szCs w:val="18"/>
              </w:rPr>
            </w:pPr>
            <w:r>
              <w:rPr>
                <w:sz w:val="18"/>
                <w:szCs w:val="18"/>
              </w:rPr>
              <w:t>irregular trend for HBN2</w:t>
            </w:r>
          </w:p>
        </w:tc>
        <w:tc>
          <w:tcPr>
            <w:tcW w:w="1256" w:type="dxa"/>
          </w:tcPr>
          <w:p w:rsidR="002A1751" w:rsidRDefault="002A1751" w:rsidP="006B7009">
            <w:pPr>
              <w:keepNext/>
              <w:jc w:val="center"/>
            </w:pPr>
            <w:r>
              <w:t>-</w:t>
            </w:r>
          </w:p>
        </w:tc>
        <w:tc>
          <w:tcPr>
            <w:tcW w:w="1612" w:type="dxa"/>
          </w:tcPr>
          <w:p w:rsidR="002A1751" w:rsidRDefault="002A1751">
            <w:pPr>
              <w:keepNext/>
              <w:jc w:val="center"/>
            </w:pPr>
            <w:r>
              <w:t>5.5 - 6.0</w:t>
            </w:r>
          </w:p>
        </w:tc>
      </w:tr>
      <w:tr w:rsidR="00EA7446" w:rsidTr="00E11FDF">
        <w:tc>
          <w:tcPr>
            <w:tcW w:w="683" w:type="dxa"/>
          </w:tcPr>
          <w:p w:rsidR="00EA7446" w:rsidRDefault="00EA7446" w:rsidP="00E11FDF">
            <w:pPr>
              <w:keepNext/>
              <w:jc w:val="left"/>
            </w:pPr>
            <w:r>
              <w:t>5.13</w:t>
            </w:r>
          </w:p>
        </w:tc>
        <w:tc>
          <w:tcPr>
            <w:tcW w:w="986" w:type="dxa"/>
          </w:tcPr>
          <w:p w:rsidR="00EA7446" w:rsidRDefault="00EA7446" w:rsidP="004F147E">
            <w:pPr>
              <w:keepNext/>
              <w:jc w:val="center"/>
            </w:pPr>
            <w:r>
              <w:t>5</w:t>
            </w:r>
          </w:p>
        </w:tc>
        <w:tc>
          <w:tcPr>
            <w:tcW w:w="847" w:type="dxa"/>
          </w:tcPr>
          <w:p w:rsidR="00EA7446" w:rsidRDefault="00EA7446" w:rsidP="004F147E">
            <w:pPr>
              <w:keepNext/>
              <w:jc w:val="center"/>
            </w:pPr>
            <w:r>
              <w:t>11</w:t>
            </w:r>
          </w:p>
        </w:tc>
        <w:tc>
          <w:tcPr>
            <w:tcW w:w="3546" w:type="dxa"/>
          </w:tcPr>
          <w:p w:rsidR="00EA7446" w:rsidRPr="00EA7446" w:rsidRDefault="00EA7446" w:rsidP="004F147E">
            <w:pPr>
              <w:keepNext/>
              <w:rPr>
                <w:sz w:val="18"/>
                <w:szCs w:val="18"/>
              </w:rPr>
            </w:pPr>
            <w:r>
              <w:rPr>
                <w:sz w:val="18"/>
                <w:szCs w:val="18"/>
              </w:rPr>
              <w:t>irregular trend for HBN2</w:t>
            </w:r>
          </w:p>
        </w:tc>
        <w:tc>
          <w:tcPr>
            <w:tcW w:w="1256" w:type="dxa"/>
          </w:tcPr>
          <w:p w:rsidR="00EA7446" w:rsidRDefault="00EA7446" w:rsidP="004F147E">
            <w:pPr>
              <w:keepNext/>
              <w:jc w:val="center"/>
            </w:pPr>
            <w:r>
              <w:t>-</w:t>
            </w:r>
          </w:p>
        </w:tc>
        <w:tc>
          <w:tcPr>
            <w:tcW w:w="1612" w:type="dxa"/>
          </w:tcPr>
          <w:p w:rsidR="00EA7446" w:rsidRDefault="00EA7446" w:rsidP="004F147E">
            <w:pPr>
              <w:keepNext/>
              <w:jc w:val="center"/>
            </w:pPr>
            <w:r>
              <w:t>4.0 - 7.5</w:t>
            </w:r>
          </w:p>
        </w:tc>
      </w:tr>
      <w:tr w:rsidR="00B964CB" w:rsidTr="00E11FDF">
        <w:tc>
          <w:tcPr>
            <w:tcW w:w="683" w:type="dxa"/>
          </w:tcPr>
          <w:p w:rsidR="00B964CB" w:rsidRDefault="00B964CB" w:rsidP="00E11FDF">
            <w:pPr>
              <w:keepNext/>
              <w:jc w:val="left"/>
            </w:pPr>
            <w:r>
              <w:t>6.2</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2</w:t>
            </w:r>
          </w:p>
        </w:tc>
        <w:tc>
          <w:tcPr>
            <w:tcW w:w="3546" w:type="dxa"/>
          </w:tcPr>
          <w:p w:rsidR="00B964CB" w:rsidRPr="00351B29" w:rsidRDefault="00B964CB" w:rsidP="004F147E">
            <w:pPr>
              <w:keepNext/>
              <w:rPr>
                <w:sz w:val="18"/>
                <w:szCs w:val="18"/>
              </w:rPr>
            </w:pPr>
            <w:r w:rsidRPr="00351B29">
              <w:rPr>
                <w:sz w:val="18"/>
                <w:szCs w:val="18"/>
              </w:rPr>
              <w:t>slight decrease in discharge</w:t>
            </w:r>
          </w:p>
        </w:tc>
        <w:tc>
          <w:tcPr>
            <w:tcW w:w="1256" w:type="dxa"/>
          </w:tcPr>
          <w:p w:rsidR="00B964CB" w:rsidRDefault="00B4678B" w:rsidP="004F147E">
            <w:pPr>
              <w:keepNext/>
              <w:jc w:val="center"/>
            </w:pPr>
            <w:r>
              <w:t>-</w:t>
            </w:r>
          </w:p>
        </w:tc>
        <w:tc>
          <w:tcPr>
            <w:tcW w:w="1612" w:type="dxa"/>
          </w:tcPr>
          <w:p w:rsidR="00B964CB" w:rsidRDefault="00B964CB" w:rsidP="004F147E">
            <w:pPr>
              <w:keepNext/>
              <w:jc w:val="center"/>
            </w:pPr>
            <w:r>
              <w:t>1.0 - 1.5</w:t>
            </w:r>
          </w:p>
        </w:tc>
      </w:tr>
      <w:tr w:rsidR="00B964CB" w:rsidTr="00E11FDF">
        <w:tc>
          <w:tcPr>
            <w:tcW w:w="683" w:type="dxa"/>
          </w:tcPr>
          <w:p w:rsidR="00B964CB" w:rsidRDefault="00B964CB" w:rsidP="00E11FDF">
            <w:pPr>
              <w:keepNext/>
              <w:jc w:val="left"/>
            </w:pPr>
            <w:r>
              <w:t>6.14</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12</w:t>
            </w:r>
          </w:p>
        </w:tc>
        <w:tc>
          <w:tcPr>
            <w:tcW w:w="3546" w:type="dxa"/>
          </w:tcPr>
          <w:p w:rsidR="00B964CB" w:rsidRPr="00351B29" w:rsidRDefault="00B964CB" w:rsidP="004F147E">
            <w:pPr>
              <w:keepNext/>
              <w:rPr>
                <w:sz w:val="18"/>
                <w:szCs w:val="18"/>
              </w:rPr>
            </w:pPr>
            <w:r w:rsidRPr="00351B29">
              <w:rPr>
                <w:sz w:val="18"/>
                <w:szCs w:val="18"/>
              </w:rPr>
              <w:t>constant discharge</w:t>
            </w:r>
            <w:r w:rsidR="00EA7446">
              <w:rPr>
                <w:sz w:val="18"/>
                <w:szCs w:val="18"/>
              </w:rPr>
              <w:t xml:space="preserve"> and HBN</w:t>
            </w:r>
          </w:p>
        </w:tc>
        <w:tc>
          <w:tcPr>
            <w:tcW w:w="1256" w:type="dxa"/>
          </w:tcPr>
          <w:p w:rsidR="00B964CB" w:rsidRDefault="00B4678B" w:rsidP="00B4678B">
            <w:pPr>
              <w:keepNext/>
              <w:jc w:val="center"/>
            </w:pPr>
            <w:r>
              <w:fldChar w:fldCharType="begin"/>
            </w:r>
            <w:r>
              <w:instrText xml:space="preserve"> REF _Ref496537838 \r </w:instrText>
            </w:r>
            <w:r w:rsidR="00876E4A">
              <w:instrText xml:space="preserve"> \* MERGEFORMAT </w:instrText>
            </w:r>
            <w:r>
              <w:fldChar w:fldCharType="separate"/>
            </w:r>
            <w:r w:rsidR="000067A5">
              <w:t>2.2.5</w:t>
            </w:r>
            <w:r>
              <w:fldChar w:fldCharType="end"/>
            </w:r>
          </w:p>
        </w:tc>
        <w:tc>
          <w:tcPr>
            <w:tcW w:w="1612" w:type="dxa"/>
          </w:tcPr>
          <w:p w:rsidR="00B964CB" w:rsidRDefault="00B964CB" w:rsidP="004F147E">
            <w:pPr>
              <w:keepNext/>
              <w:jc w:val="center"/>
            </w:pPr>
            <w:r>
              <w:t>all range</w:t>
            </w:r>
          </w:p>
        </w:tc>
      </w:tr>
      <w:tr w:rsidR="00B964CB" w:rsidTr="00E11FDF">
        <w:tc>
          <w:tcPr>
            <w:tcW w:w="683" w:type="dxa"/>
          </w:tcPr>
          <w:p w:rsidR="00B964CB" w:rsidRDefault="00B964CB" w:rsidP="00E11FDF">
            <w:pPr>
              <w:keepNext/>
              <w:jc w:val="left"/>
            </w:pPr>
            <w:r>
              <w:t>6.15</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13</w:t>
            </w:r>
          </w:p>
        </w:tc>
        <w:tc>
          <w:tcPr>
            <w:tcW w:w="3546" w:type="dxa"/>
          </w:tcPr>
          <w:p w:rsidR="00B964CB" w:rsidRPr="00351B29" w:rsidRDefault="00B964CB" w:rsidP="00EA7446">
            <w:pPr>
              <w:keepNext/>
              <w:rPr>
                <w:sz w:val="18"/>
                <w:szCs w:val="18"/>
              </w:rPr>
            </w:pPr>
            <w:r w:rsidRPr="00351B29">
              <w:rPr>
                <w:sz w:val="18"/>
                <w:szCs w:val="18"/>
              </w:rPr>
              <w:t>constant run-up</w:t>
            </w:r>
            <w:r w:rsidR="00EA7446">
              <w:rPr>
                <w:sz w:val="18"/>
                <w:szCs w:val="18"/>
              </w:rPr>
              <w:t>,</w:t>
            </w:r>
            <w:r w:rsidRPr="00351B29">
              <w:rPr>
                <w:sz w:val="18"/>
                <w:szCs w:val="18"/>
              </w:rPr>
              <w:t xml:space="preserve"> discharge</w:t>
            </w:r>
            <w:r w:rsidR="00EA7446">
              <w:rPr>
                <w:sz w:val="18"/>
                <w:szCs w:val="18"/>
              </w:rPr>
              <w:t xml:space="preserve"> and HBN</w:t>
            </w:r>
          </w:p>
        </w:tc>
        <w:tc>
          <w:tcPr>
            <w:tcW w:w="1256" w:type="dxa"/>
          </w:tcPr>
          <w:p w:rsidR="00B964CB" w:rsidRDefault="00B4678B" w:rsidP="004F147E">
            <w:pPr>
              <w:keepNext/>
              <w:jc w:val="center"/>
            </w:pPr>
            <w:r>
              <w:fldChar w:fldCharType="begin"/>
            </w:r>
            <w:r>
              <w:instrText xml:space="preserve"> REF _Ref496537838 \r </w:instrText>
            </w:r>
            <w:r w:rsidR="00876E4A">
              <w:instrText xml:space="preserve"> \* MERGEFORMAT </w:instrText>
            </w:r>
            <w:r>
              <w:fldChar w:fldCharType="separate"/>
            </w:r>
            <w:r w:rsidR="000067A5">
              <w:t>2.2.5</w:t>
            </w:r>
            <w:r>
              <w:fldChar w:fldCharType="end"/>
            </w:r>
          </w:p>
        </w:tc>
        <w:tc>
          <w:tcPr>
            <w:tcW w:w="1612" w:type="dxa"/>
          </w:tcPr>
          <w:p w:rsidR="00B964CB" w:rsidRDefault="00B964CB" w:rsidP="004F147E">
            <w:pPr>
              <w:keepNext/>
              <w:jc w:val="center"/>
            </w:pPr>
            <w:r>
              <w:t>all range</w:t>
            </w:r>
          </w:p>
        </w:tc>
      </w:tr>
      <w:tr w:rsidR="00B964CB" w:rsidTr="00E11FDF">
        <w:tc>
          <w:tcPr>
            <w:tcW w:w="683" w:type="dxa"/>
          </w:tcPr>
          <w:p w:rsidR="00B964CB" w:rsidRDefault="00B964CB" w:rsidP="00E11FDF">
            <w:pPr>
              <w:keepNext/>
              <w:jc w:val="left"/>
            </w:pPr>
            <w:r>
              <w:t>6.16</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14</w:t>
            </w:r>
          </w:p>
        </w:tc>
        <w:tc>
          <w:tcPr>
            <w:tcW w:w="3546" w:type="dxa"/>
          </w:tcPr>
          <w:p w:rsidR="00B964CB" w:rsidRPr="00351B29" w:rsidRDefault="00B964CB" w:rsidP="004F147E">
            <w:pPr>
              <w:keepNext/>
              <w:rPr>
                <w:sz w:val="18"/>
                <w:szCs w:val="18"/>
              </w:rPr>
            </w:pPr>
            <w:r w:rsidRPr="00351B29">
              <w:rPr>
                <w:sz w:val="18"/>
                <w:szCs w:val="18"/>
              </w:rPr>
              <w:t>constant discharge</w:t>
            </w:r>
            <w:r w:rsidR="00EA7446">
              <w:rPr>
                <w:sz w:val="18"/>
                <w:szCs w:val="18"/>
              </w:rPr>
              <w:t xml:space="preserve"> and HBN</w:t>
            </w:r>
          </w:p>
        </w:tc>
        <w:tc>
          <w:tcPr>
            <w:tcW w:w="1256" w:type="dxa"/>
          </w:tcPr>
          <w:p w:rsidR="00B964CB" w:rsidRDefault="00B4678B" w:rsidP="004F147E">
            <w:pPr>
              <w:keepNext/>
              <w:jc w:val="center"/>
            </w:pPr>
            <w:r>
              <w:fldChar w:fldCharType="begin"/>
            </w:r>
            <w:r>
              <w:instrText xml:space="preserve"> REF _Ref496537838 \r </w:instrText>
            </w:r>
            <w:r w:rsidR="00876E4A">
              <w:instrText xml:space="preserve"> \* MERGEFORMAT </w:instrText>
            </w:r>
            <w:r>
              <w:fldChar w:fldCharType="separate"/>
            </w:r>
            <w:r w:rsidR="000067A5">
              <w:t>2.2.5</w:t>
            </w:r>
            <w:r>
              <w:fldChar w:fldCharType="end"/>
            </w:r>
          </w:p>
        </w:tc>
        <w:tc>
          <w:tcPr>
            <w:tcW w:w="1612" w:type="dxa"/>
          </w:tcPr>
          <w:p w:rsidR="00B964CB" w:rsidRDefault="00B964CB" w:rsidP="004F147E">
            <w:pPr>
              <w:keepNext/>
              <w:jc w:val="center"/>
            </w:pPr>
            <w:r>
              <w:t>all range</w:t>
            </w:r>
          </w:p>
        </w:tc>
      </w:tr>
      <w:tr w:rsidR="00B964CB" w:rsidTr="00E11FDF">
        <w:tc>
          <w:tcPr>
            <w:tcW w:w="683" w:type="dxa"/>
          </w:tcPr>
          <w:p w:rsidR="00B964CB" w:rsidRDefault="00B964CB" w:rsidP="00E11FDF">
            <w:pPr>
              <w:keepNext/>
              <w:jc w:val="left"/>
            </w:pPr>
            <w:r>
              <w:t>6.17</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15</w:t>
            </w:r>
          </w:p>
        </w:tc>
        <w:tc>
          <w:tcPr>
            <w:tcW w:w="3546" w:type="dxa"/>
          </w:tcPr>
          <w:p w:rsidR="00B964CB" w:rsidRPr="00351B29" w:rsidRDefault="00B964CB" w:rsidP="00EA7446">
            <w:pPr>
              <w:keepNext/>
              <w:rPr>
                <w:sz w:val="18"/>
                <w:szCs w:val="18"/>
              </w:rPr>
            </w:pPr>
            <w:r w:rsidRPr="00351B29">
              <w:rPr>
                <w:sz w:val="18"/>
                <w:szCs w:val="18"/>
              </w:rPr>
              <w:t>constant run-up</w:t>
            </w:r>
            <w:r w:rsidR="00EA7446">
              <w:rPr>
                <w:sz w:val="18"/>
                <w:szCs w:val="18"/>
              </w:rPr>
              <w:t>,</w:t>
            </w:r>
            <w:r w:rsidRPr="00351B29">
              <w:rPr>
                <w:sz w:val="18"/>
                <w:szCs w:val="18"/>
              </w:rPr>
              <w:t xml:space="preserve"> discharge</w:t>
            </w:r>
            <w:r w:rsidR="00EA7446">
              <w:rPr>
                <w:sz w:val="18"/>
                <w:szCs w:val="18"/>
              </w:rPr>
              <w:t xml:space="preserve"> and HBN</w:t>
            </w:r>
          </w:p>
        </w:tc>
        <w:tc>
          <w:tcPr>
            <w:tcW w:w="1256" w:type="dxa"/>
          </w:tcPr>
          <w:p w:rsidR="00B964CB" w:rsidRDefault="00B4678B" w:rsidP="004F147E">
            <w:pPr>
              <w:keepNext/>
              <w:jc w:val="center"/>
            </w:pPr>
            <w:r>
              <w:fldChar w:fldCharType="begin"/>
            </w:r>
            <w:r>
              <w:instrText xml:space="preserve"> REF _Ref496537838 \r </w:instrText>
            </w:r>
            <w:r w:rsidR="00876E4A">
              <w:instrText xml:space="preserve"> \* MERGEFORMAT </w:instrText>
            </w:r>
            <w:r>
              <w:fldChar w:fldCharType="separate"/>
            </w:r>
            <w:r w:rsidR="000067A5">
              <w:t>2.2.5</w:t>
            </w:r>
            <w:r>
              <w:fldChar w:fldCharType="end"/>
            </w:r>
          </w:p>
        </w:tc>
        <w:tc>
          <w:tcPr>
            <w:tcW w:w="1612" w:type="dxa"/>
          </w:tcPr>
          <w:p w:rsidR="00B964CB" w:rsidRDefault="00B964CB" w:rsidP="004F147E">
            <w:pPr>
              <w:keepNext/>
              <w:jc w:val="center"/>
            </w:pPr>
            <w:r>
              <w:t>all range</w:t>
            </w:r>
          </w:p>
        </w:tc>
      </w:tr>
      <w:tr w:rsidR="00B964CB" w:rsidTr="00E11FDF">
        <w:tc>
          <w:tcPr>
            <w:tcW w:w="683" w:type="dxa"/>
          </w:tcPr>
          <w:p w:rsidR="00B964CB" w:rsidRDefault="00B964CB" w:rsidP="00E11FDF">
            <w:pPr>
              <w:keepNext/>
              <w:jc w:val="left"/>
            </w:pPr>
            <w:r>
              <w:t>6.18</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16</w:t>
            </w:r>
          </w:p>
        </w:tc>
        <w:tc>
          <w:tcPr>
            <w:tcW w:w="3546" w:type="dxa"/>
          </w:tcPr>
          <w:p w:rsidR="00B964CB" w:rsidRPr="00351B29" w:rsidRDefault="00B964CB" w:rsidP="004F147E">
            <w:pPr>
              <w:keepNext/>
              <w:rPr>
                <w:sz w:val="18"/>
                <w:szCs w:val="18"/>
              </w:rPr>
            </w:pPr>
            <w:r w:rsidRPr="00351B29">
              <w:rPr>
                <w:sz w:val="18"/>
                <w:szCs w:val="18"/>
              </w:rPr>
              <w:t>constant discharge</w:t>
            </w:r>
            <w:r w:rsidR="00EA7446">
              <w:rPr>
                <w:sz w:val="18"/>
                <w:szCs w:val="18"/>
              </w:rPr>
              <w:t xml:space="preserve"> and HBN</w:t>
            </w:r>
          </w:p>
        </w:tc>
        <w:tc>
          <w:tcPr>
            <w:tcW w:w="1256" w:type="dxa"/>
          </w:tcPr>
          <w:p w:rsidR="00B964CB" w:rsidRDefault="00B4678B" w:rsidP="004F147E">
            <w:pPr>
              <w:keepNext/>
              <w:jc w:val="center"/>
            </w:pPr>
            <w:r>
              <w:fldChar w:fldCharType="begin"/>
            </w:r>
            <w:r>
              <w:instrText xml:space="preserve"> REF _Ref496537838 \r </w:instrText>
            </w:r>
            <w:r w:rsidR="00876E4A">
              <w:instrText xml:space="preserve"> \* MERGEFORMAT </w:instrText>
            </w:r>
            <w:r>
              <w:fldChar w:fldCharType="separate"/>
            </w:r>
            <w:r w:rsidR="000067A5">
              <w:t>2.2.5</w:t>
            </w:r>
            <w:r>
              <w:fldChar w:fldCharType="end"/>
            </w:r>
          </w:p>
        </w:tc>
        <w:tc>
          <w:tcPr>
            <w:tcW w:w="1612" w:type="dxa"/>
          </w:tcPr>
          <w:p w:rsidR="00B964CB" w:rsidRDefault="00B964CB" w:rsidP="004F147E">
            <w:pPr>
              <w:keepNext/>
              <w:jc w:val="center"/>
            </w:pPr>
            <w:r>
              <w:t>all range</w:t>
            </w:r>
          </w:p>
        </w:tc>
      </w:tr>
      <w:tr w:rsidR="00B964CB" w:rsidTr="00E11FDF">
        <w:tc>
          <w:tcPr>
            <w:tcW w:w="683" w:type="dxa"/>
          </w:tcPr>
          <w:p w:rsidR="00B964CB" w:rsidRDefault="00B964CB" w:rsidP="00E11FDF">
            <w:pPr>
              <w:keepNext/>
              <w:jc w:val="left"/>
            </w:pPr>
            <w:r>
              <w:t>6.19</w:t>
            </w:r>
          </w:p>
        </w:tc>
        <w:tc>
          <w:tcPr>
            <w:tcW w:w="986" w:type="dxa"/>
          </w:tcPr>
          <w:p w:rsidR="00B964CB" w:rsidRDefault="00B964CB" w:rsidP="004F147E">
            <w:pPr>
              <w:keepNext/>
              <w:jc w:val="center"/>
            </w:pPr>
            <w:r>
              <w:t>6</w:t>
            </w:r>
          </w:p>
        </w:tc>
        <w:tc>
          <w:tcPr>
            <w:tcW w:w="847" w:type="dxa"/>
          </w:tcPr>
          <w:p w:rsidR="00B964CB" w:rsidRDefault="00B964CB" w:rsidP="004F147E">
            <w:pPr>
              <w:keepNext/>
              <w:jc w:val="center"/>
            </w:pPr>
            <w:r>
              <w:t>17</w:t>
            </w:r>
          </w:p>
        </w:tc>
        <w:tc>
          <w:tcPr>
            <w:tcW w:w="3546" w:type="dxa"/>
          </w:tcPr>
          <w:p w:rsidR="00B964CB" w:rsidRPr="00351B29" w:rsidRDefault="00B964CB" w:rsidP="00EA7446">
            <w:pPr>
              <w:keepNext/>
              <w:rPr>
                <w:sz w:val="18"/>
                <w:szCs w:val="18"/>
              </w:rPr>
            </w:pPr>
            <w:r w:rsidRPr="00351B29">
              <w:rPr>
                <w:sz w:val="18"/>
                <w:szCs w:val="18"/>
              </w:rPr>
              <w:t>constant run-up</w:t>
            </w:r>
            <w:r w:rsidR="00EA7446">
              <w:rPr>
                <w:sz w:val="18"/>
                <w:szCs w:val="18"/>
              </w:rPr>
              <w:t>,</w:t>
            </w:r>
            <w:r w:rsidRPr="00351B29">
              <w:rPr>
                <w:sz w:val="18"/>
                <w:szCs w:val="18"/>
              </w:rPr>
              <w:t xml:space="preserve"> discharge</w:t>
            </w:r>
            <w:r w:rsidR="00EA7446">
              <w:rPr>
                <w:sz w:val="18"/>
                <w:szCs w:val="18"/>
              </w:rPr>
              <w:t xml:space="preserve"> and HBN</w:t>
            </w:r>
          </w:p>
        </w:tc>
        <w:tc>
          <w:tcPr>
            <w:tcW w:w="1256" w:type="dxa"/>
          </w:tcPr>
          <w:p w:rsidR="00B964CB" w:rsidRDefault="00B4678B" w:rsidP="004F147E">
            <w:pPr>
              <w:keepNext/>
              <w:jc w:val="center"/>
            </w:pPr>
            <w:r>
              <w:fldChar w:fldCharType="begin"/>
            </w:r>
            <w:r>
              <w:instrText xml:space="preserve"> REF _Ref496537838 \r </w:instrText>
            </w:r>
            <w:r w:rsidR="00876E4A">
              <w:instrText xml:space="preserve"> \* MERGEFORMAT </w:instrText>
            </w:r>
            <w:r>
              <w:fldChar w:fldCharType="separate"/>
            </w:r>
            <w:r w:rsidR="000067A5">
              <w:t>2.2.5</w:t>
            </w:r>
            <w:r>
              <w:fldChar w:fldCharType="end"/>
            </w:r>
          </w:p>
        </w:tc>
        <w:tc>
          <w:tcPr>
            <w:tcW w:w="1612" w:type="dxa"/>
          </w:tcPr>
          <w:p w:rsidR="00B964CB" w:rsidRDefault="00B964CB" w:rsidP="004F147E">
            <w:pPr>
              <w:keepNext/>
              <w:jc w:val="center"/>
            </w:pPr>
            <w:r>
              <w:t>all range</w:t>
            </w:r>
          </w:p>
        </w:tc>
      </w:tr>
      <w:tr w:rsidR="00B964CB" w:rsidTr="00E11FDF">
        <w:tc>
          <w:tcPr>
            <w:tcW w:w="683" w:type="dxa"/>
          </w:tcPr>
          <w:p w:rsidR="00B964CB" w:rsidRDefault="00B964CB" w:rsidP="00E11FDF">
            <w:pPr>
              <w:keepNext/>
              <w:jc w:val="left"/>
            </w:pPr>
            <w:r>
              <w:t>7.1</w:t>
            </w:r>
          </w:p>
        </w:tc>
        <w:tc>
          <w:tcPr>
            <w:tcW w:w="986" w:type="dxa"/>
          </w:tcPr>
          <w:p w:rsidR="00B964CB" w:rsidRDefault="00B964CB" w:rsidP="004F147E">
            <w:pPr>
              <w:keepNext/>
              <w:jc w:val="center"/>
            </w:pPr>
            <w:r>
              <w:t>7</w:t>
            </w:r>
          </w:p>
        </w:tc>
        <w:tc>
          <w:tcPr>
            <w:tcW w:w="847" w:type="dxa"/>
          </w:tcPr>
          <w:p w:rsidR="00B964CB" w:rsidRDefault="00B964CB" w:rsidP="004F147E">
            <w:pPr>
              <w:keepNext/>
              <w:jc w:val="center"/>
            </w:pPr>
            <w:r>
              <w:t>1</w:t>
            </w:r>
          </w:p>
        </w:tc>
        <w:tc>
          <w:tcPr>
            <w:tcW w:w="3546" w:type="dxa"/>
          </w:tcPr>
          <w:p w:rsidR="00B964CB" w:rsidRPr="00351B29" w:rsidRDefault="00B964CB" w:rsidP="00EA7446">
            <w:pPr>
              <w:keepNext/>
              <w:rPr>
                <w:sz w:val="18"/>
                <w:szCs w:val="18"/>
              </w:rPr>
            </w:pPr>
            <w:r w:rsidRPr="00351B29">
              <w:rPr>
                <w:sz w:val="18"/>
                <w:szCs w:val="18"/>
              </w:rPr>
              <w:t>minor jump in run-up</w:t>
            </w:r>
            <w:r w:rsidR="00EA7446">
              <w:rPr>
                <w:sz w:val="18"/>
                <w:szCs w:val="18"/>
              </w:rPr>
              <w:t>,</w:t>
            </w:r>
            <w:r w:rsidRPr="00351B29">
              <w:rPr>
                <w:sz w:val="18"/>
                <w:szCs w:val="18"/>
              </w:rPr>
              <w:t xml:space="preserve"> discharge</w:t>
            </w:r>
            <w:r w:rsidR="00EA7446">
              <w:rPr>
                <w:sz w:val="18"/>
                <w:szCs w:val="18"/>
              </w:rPr>
              <w:t xml:space="preserve"> and HBN</w:t>
            </w:r>
          </w:p>
        </w:tc>
        <w:tc>
          <w:tcPr>
            <w:tcW w:w="1256" w:type="dxa"/>
          </w:tcPr>
          <w:p w:rsidR="00B964CB" w:rsidRDefault="00B4678B" w:rsidP="004F147E">
            <w:pPr>
              <w:keepNext/>
              <w:jc w:val="center"/>
            </w:pPr>
            <w:r>
              <w:t>-</w:t>
            </w:r>
          </w:p>
        </w:tc>
        <w:tc>
          <w:tcPr>
            <w:tcW w:w="1612" w:type="dxa"/>
          </w:tcPr>
          <w:p w:rsidR="00B964CB" w:rsidRDefault="00B964CB" w:rsidP="004F147E">
            <w:pPr>
              <w:keepNext/>
              <w:jc w:val="center"/>
            </w:pPr>
            <w:r>
              <w:t>2</w:t>
            </w:r>
          </w:p>
        </w:tc>
      </w:tr>
      <w:tr w:rsidR="00B964CB" w:rsidTr="00E11FDF">
        <w:tc>
          <w:tcPr>
            <w:tcW w:w="683" w:type="dxa"/>
          </w:tcPr>
          <w:p w:rsidR="00B964CB" w:rsidRDefault="00B964CB" w:rsidP="00E11FDF">
            <w:pPr>
              <w:keepNext/>
              <w:jc w:val="left"/>
            </w:pPr>
            <w:r>
              <w:t>7.3</w:t>
            </w:r>
          </w:p>
        </w:tc>
        <w:tc>
          <w:tcPr>
            <w:tcW w:w="986" w:type="dxa"/>
          </w:tcPr>
          <w:p w:rsidR="00B964CB" w:rsidRDefault="00B964CB" w:rsidP="004F147E">
            <w:pPr>
              <w:keepNext/>
              <w:jc w:val="center"/>
            </w:pPr>
            <w:r>
              <w:t>7</w:t>
            </w:r>
          </w:p>
        </w:tc>
        <w:tc>
          <w:tcPr>
            <w:tcW w:w="847" w:type="dxa"/>
          </w:tcPr>
          <w:p w:rsidR="00B964CB" w:rsidRDefault="00B964CB" w:rsidP="004F147E">
            <w:pPr>
              <w:keepNext/>
              <w:jc w:val="center"/>
            </w:pPr>
            <w:r>
              <w:t>3</w:t>
            </w:r>
          </w:p>
        </w:tc>
        <w:tc>
          <w:tcPr>
            <w:tcW w:w="3546" w:type="dxa"/>
          </w:tcPr>
          <w:p w:rsidR="00B964CB" w:rsidRPr="00351B29" w:rsidRDefault="00B964CB" w:rsidP="00EA7446">
            <w:pPr>
              <w:keepNext/>
              <w:rPr>
                <w:sz w:val="18"/>
                <w:szCs w:val="18"/>
              </w:rPr>
            </w:pPr>
            <w:r w:rsidRPr="00351B29">
              <w:rPr>
                <w:sz w:val="18"/>
                <w:szCs w:val="18"/>
              </w:rPr>
              <w:t>minor jump in run-up</w:t>
            </w:r>
            <w:r w:rsidR="00EA7446">
              <w:rPr>
                <w:sz w:val="18"/>
                <w:szCs w:val="18"/>
              </w:rPr>
              <w:t>,</w:t>
            </w:r>
            <w:r w:rsidRPr="00351B29">
              <w:rPr>
                <w:sz w:val="18"/>
                <w:szCs w:val="18"/>
              </w:rPr>
              <w:t xml:space="preserve"> discharge</w:t>
            </w:r>
            <w:r w:rsidR="00EA7446">
              <w:rPr>
                <w:sz w:val="18"/>
                <w:szCs w:val="18"/>
              </w:rPr>
              <w:t xml:space="preserve"> and HBN</w:t>
            </w:r>
          </w:p>
        </w:tc>
        <w:tc>
          <w:tcPr>
            <w:tcW w:w="1256" w:type="dxa"/>
          </w:tcPr>
          <w:p w:rsidR="00B964CB" w:rsidRDefault="00B4678B" w:rsidP="004F147E">
            <w:pPr>
              <w:keepNext/>
              <w:jc w:val="center"/>
            </w:pPr>
            <w:r>
              <w:fldChar w:fldCharType="begin"/>
            </w:r>
            <w:r>
              <w:instrText xml:space="preserve"> REF _Ref496537893 \r </w:instrText>
            </w:r>
            <w:r w:rsidR="00876E4A">
              <w:instrText xml:space="preserve"> \* MERGEFORMAT </w:instrText>
            </w:r>
            <w:r>
              <w:fldChar w:fldCharType="separate"/>
            </w:r>
            <w:r w:rsidR="000067A5">
              <w:t>2.2.6</w:t>
            </w:r>
            <w:r>
              <w:fldChar w:fldCharType="end"/>
            </w:r>
          </w:p>
        </w:tc>
        <w:tc>
          <w:tcPr>
            <w:tcW w:w="1612" w:type="dxa"/>
          </w:tcPr>
          <w:p w:rsidR="00B964CB" w:rsidRDefault="00B964CB" w:rsidP="004F147E">
            <w:pPr>
              <w:keepNext/>
              <w:jc w:val="center"/>
            </w:pPr>
            <w:r>
              <w:t>2</w:t>
            </w:r>
          </w:p>
        </w:tc>
      </w:tr>
      <w:tr w:rsidR="00B964CB" w:rsidTr="00E11FDF">
        <w:tc>
          <w:tcPr>
            <w:tcW w:w="683" w:type="dxa"/>
          </w:tcPr>
          <w:p w:rsidR="00B964CB" w:rsidRDefault="00B964CB" w:rsidP="00E11FDF">
            <w:pPr>
              <w:keepNext/>
              <w:jc w:val="left"/>
            </w:pPr>
            <w:r>
              <w:t>7.4</w:t>
            </w:r>
          </w:p>
        </w:tc>
        <w:tc>
          <w:tcPr>
            <w:tcW w:w="986" w:type="dxa"/>
          </w:tcPr>
          <w:p w:rsidR="00B964CB" w:rsidRDefault="00B964CB" w:rsidP="004F147E">
            <w:pPr>
              <w:keepNext/>
              <w:jc w:val="center"/>
            </w:pPr>
            <w:r>
              <w:t>7</w:t>
            </w:r>
          </w:p>
        </w:tc>
        <w:tc>
          <w:tcPr>
            <w:tcW w:w="847" w:type="dxa"/>
          </w:tcPr>
          <w:p w:rsidR="00B964CB" w:rsidRDefault="00B964CB" w:rsidP="004F147E">
            <w:pPr>
              <w:keepNext/>
              <w:jc w:val="center"/>
            </w:pPr>
            <w:r>
              <w:t>4</w:t>
            </w:r>
          </w:p>
        </w:tc>
        <w:tc>
          <w:tcPr>
            <w:tcW w:w="3546" w:type="dxa"/>
          </w:tcPr>
          <w:p w:rsidR="00B964CB" w:rsidRPr="00351B29" w:rsidRDefault="00B964CB" w:rsidP="00EA7446">
            <w:pPr>
              <w:keepNext/>
              <w:rPr>
                <w:sz w:val="18"/>
                <w:szCs w:val="18"/>
              </w:rPr>
            </w:pPr>
            <w:r w:rsidRPr="00351B29">
              <w:rPr>
                <w:sz w:val="18"/>
                <w:szCs w:val="18"/>
              </w:rPr>
              <w:t>minor jump in run-up</w:t>
            </w:r>
            <w:r w:rsidR="00EA7446">
              <w:rPr>
                <w:sz w:val="18"/>
                <w:szCs w:val="18"/>
              </w:rPr>
              <w:t>,</w:t>
            </w:r>
            <w:r w:rsidRPr="00351B29">
              <w:rPr>
                <w:sz w:val="18"/>
                <w:szCs w:val="18"/>
              </w:rPr>
              <w:t xml:space="preserve"> discharge</w:t>
            </w:r>
            <w:r w:rsidR="00EA7446">
              <w:rPr>
                <w:sz w:val="18"/>
                <w:szCs w:val="18"/>
              </w:rPr>
              <w:t xml:space="preserve"> and HBN</w:t>
            </w:r>
          </w:p>
        </w:tc>
        <w:tc>
          <w:tcPr>
            <w:tcW w:w="1256" w:type="dxa"/>
          </w:tcPr>
          <w:p w:rsidR="00B964CB" w:rsidRDefault="00B4678B" w:rsidP="004F147E">
            <w:pPr>
              <w:keepNext/>
              <w:jc w:val="center"/>
            </w:pPr>
            <w:r>
              <w:fldChar w:fldCharType="begin"/>
            </w:r>
            <w:r>
              <w:instrText xml:space="preserve"> REF _Ref496537893 \r </w:instrText>
            </w:r>
            <w:r w:rsidR="00876E4A">
              <w:instrText xml:space="preserve"> \* MERGEFORMAT </w:instrText>
            </w:r>
            <w:r>
              <w:fldChar w:fldCharType="separate"/>
            </w:r>
            <w:r w:rsidR="000067A5">
              <w:t>2.2.6</w:t>
            </w:r>
            <w:r>
              <w:fldChar w:fldCharType="end"/>
            </w:r>
          </w:p>
        </w:tc>
        <w:tc>
          <w:tcPr>
            <w:tcW w:w="1612" w:type="dxa"/>
          </w:tcPr>
          <w:p w:rsidR="00B964CB" w:rsidRDefault="00B964CB" w:rsidP="004F147E">
            <w:pPr>
              <w:keepNext/>
              <w:jc w:val="center"/>
            </w:pPr>
            <w:r>
              <w:t>2.4</w:t>
            </w:r>
          </w:p>
        </w:tc>
      </w:tr>
      <w:tr w:rsidR="00B964CB" w:rsidTr="00E11FDF">
        <w:tc>
          <w:tcPr>
            <w:tcW w:w="683" w:type="dxa"/>
          </w:tcPr>
          <w:p w:rsidR="00B964CB" w:rsidRDefault="00B964CB" w:rsidP="00E11FDF">
            <w:pPr>
              <w:keepNext/>
              <w:jc w:val="left"/>
            </w:pPr>
            <w:r>
              <w:t>7.7</w:t>
            </w:r>
          </w:p>
        </w:tc>
        <w:tc>
          <w:tcPr>
            <w:tcW w:w="986" w:type="dxa"/>
          </w:tcPr>
          <w:p w:rsidR="00B964CB" w:rsidRDefault="00B964CB" w:rsidP="004F147E">
            <w:pPr>
              <w:keepNext/>
              <w:jc w:val="center"/>
            </w:pPr>
            <w:r>
              <w:t>7</w:t>
            </w:r>
          </w:p>
        </w:tc>
        <w:tc>
          <w:tcPr>
            <w:tcW w:w="847" w:type="dxa"/>
          </w:tcPr>
          <w:p w:rsidR="00B964CB" w:rsidRDefault="00B964CB" w:rsidP="004F147E">
            <w:pPr>
              <w:keepNext/>
              <w:jc w:val="center"/>
            </w:pPr>
            <w:r>
              <w:t>7</w:t>
            </w:r>
          </w:p>
        </w:tc>
        <w:tc>
          <w:tcPr>
            <w:tcW w:w="3546" w:type="dxa"/>
          </w:tcPr>
          <w:p w:rsidR="00B964CB" w:rsidRPr="00351B29" w:rsidRDefault="00B964CB" w:rsidP="00EA7446">
            <w:pPr>
              <w:keepNext/>
              <w:rPr>
                <w:sz w:val="18"/>
                <w:szCs w:val="18"/>
              </w:rPr>
            </w:pPr>
            <w:r w:rsidRPr="00351B29">
              <w:rPr>
                <w:sz w:val="18"/>
                <w:szCs w:val="18"/>
              </w:rPr>
              <w:t>minor drop in run-up</w:t>
            </w:r>
            <w:r w:rsidR="00EA7446">
              <w:rPr>
                <w:sz w:val="18"/>
                <w:szCs w:val="18"/>
              </w:rPr>
              <w:t>,</w:t>
            </w:r>
            <w:r w:rsidRPr="00351B29">
              <w:rPr>
                <w:sz w:val="18"/>
                <w:szCs w:val="18"/>
              </w:rPr>
              <w:t xml:space="preserve"> discharge</w:t>
            </w:r>
            <w:r w:rsidR="00EA7446">
              <w:rPr>
                <w:sz w:val="18"/>
                <w:szCs w:val="18"/>
              </w:rPr>
              <w:t xml:space="preserve"> and HBN</w:t>
            </w:r>
          </w:p>
        </w:tc>
        <w:tc>
          <w:tcPr>
            <w:tcW w:w="1256" w:type="dxa"/>
          </w:tcPr>
          <w:p w:rsidR="00B964CB" w:rsidRDefault="00B4678B" w:rsidP="004F147E">
            <w:pPr>
              <w:keepNext/>
              <w:jc w:val="center"/>
            </w:pPr>
            <w:r>
              <w:t>-</w:t>
            </w:r>
          </w:p>
        </w:tc>
        <w:tc>
          <w:tcPr>
            <w:tcW w:w="1612" w:type="dxa"/>
          </w:tcPr>
          <w:p w:rsidR="00B964CB" w:rsidRDefault="00B964CB" w:rsidP="004F147E">
            <w:pPr>
              <w:keepNext/>
              <w:jc w:val="center"/>
            </w:pPr>
            <w:r>
              <w:t>80 - 81</w:t>
            </w:r>
          </w:p>
        </w:tc>
      </w:tr>
      <w:tr w:rsidR="00B964CB" w:rsidTr="00E11FDF">
        <w:tc>
          <w:tcPr>
            <w:tcW w:w="683" w:type="dxa"/>
          </w:tcPr>
          <w:p w:rsidR="00B964CB" w:rsidRDefault="00B964CB" w:rsidP="00E11FDF">
            <w:pPr>
              <w:keepNext/>
              <w:jc w:val="left"/>
            </w:pPr>
            <w:r>
              <w:t>7.10</w:t>
            </w:r>
          </w:p>
        </w:tc>
        <w:tc>
          <w:tcPr>
            <w:tcW w:w="986" w:type="dxa"/>
          </w:tcPr>
          <w:p w:rsidR="00B964CB" w:rsidRDefault="00B964CB" w:rsidP="00355362">
            <w:pPr>
              <w:keepNext/>
              <w:jc w:val="center"/>
            </w:pPr>
            <w:r>
              <w:t>7</w:t>
            </w:r>
          </w:p>
        </w:tc>
        <w:tc>
          <w:tcPr>
            <w:tcW w:w="847" w:type="dxa"/>
          </w:tcPr>
          <w:p w:rsidR="00B964CB" w:rsidRDefault="00B964CB" w:rsidP="00355362">
            <w:pPr>
              <w:keepNext/>
              <w:jc w:val="center"/>
            </w:pPr>
            <w:r>
              <w:t>10</w:t>
            </w:r>
          </w:p>
        </w:tc>
        <w:tc>
          <w:tcPr>
            <w:tcW w:w="3546" w:type="dxa"/>
          </w:tcPr>
          <w:p w:rsidR="00B964CB" w:rsidRPr="00351B29" w:rsidRDefault="00B964CB" w:rsidP="00355362">
            <w:pPr>
              <w:keepNext/>
              <w:rPr>
                <w:sz w:val="18"/>
                <w:szCs w:val="18"/>
              </w:rPr>
            </w:pPr>
            <w:r w:rsidRPr="00351B29">
              <w:rPr>
                <w:sz w:val="18"/>
                <w:szCs w:val="18"/>
              </w:rPr>
              <w:t>slight decrease in run-up</w:t>
            </w:r>
          </w:p>
        </w:tc>
        <w:tc>
          <w:tcPr>
            <w:tcW w:w="1256" w:type="dxa"/>
          </w:tcPr>
          <w:p w:rsidR="00B964CB" w:rsidRDefault="00B4678B" w:rsidP="00355362">
            <w:pPr>
              <w:keepNext/>
              <w:jc w:val="center"/>
            </w:pPr>
            <w:r>
              <w:t>-</w:t>
            </w:r>
          </w:p>
        </w:tc>
        <w:tc>
          <w:tcPr>
            <w:tcW w:w="1612" w:type="dxa"/>
          </w:tcPr>
          <w:p w:rsidR="00B964CB" w:rsidRDefault="00B964CB" w:rsidP="00355362">
            <w:pPr>
              <w:keepNext/>
              <w:jc w:val="center"/>
            </w:pPr>
            <w:r>
              <w:t>0.53 - 0.55</w:t>
            </w:r>
          </w:p>
        </w:tc>
      </w:tr>
      <w:tr w:rsidR="00B964CB" w:rsidTr="00E11FDF">
        <w:tc>
          <w:tcPr>
            <w:tcW w:w="683" w:type="dxa"/>
          </w:tcPr>
          <w:p w:rsidR="00B964CB" w:rsidRDefault="00B964CB" w:rsidP="00E11FDF">
            <w:pPr>
              <w:keepNext/>
              <w:jc w:val="left"/>
            </w:pPr>
            <w:r>
              <w:t>7.11</w:t>
            </w:r>
          </w:p>
        </w:tc>
        <w:tc>
          <w:tcPr>
            <w:tcW w:w="986" w:type="dxa"/>
          </w:tcPr>
          <w:p w:rsidR="00B964CB" w:rsidRDefault="00B964CB" w:rsidP="00355362">
            <w:pPr>
              <w:keepNext/>
              <w:jc w:val="center"/>
            </w:pPr>
            <w:r>
              <w:t>7</w:t>
            </w:r>
          </w:p>
        </w:tc>
        <w:tc>
          <w:tcPr>
            <w:tcW w:w="847" w:type="dxa"/>
          </w:tcPr>
          <w:p w:rsidR="00B964CB" w:rsidRDefault="00B964CB" w:rsidP="00355362">
            <w:pPr>
              <w:keepNext/>
              <w:jc w:val="center"/>
            </w:pPr>
            <w:r>
              <w:t>11</w:t>
            </w:r>
          </w:p>
        </w:tc>
        <w:tc>
          <w:tcPr>
            <w:tcW w:w="3546" w:type="dxa"/>
          </w:tcPr>
          <w:p w:rsidR="00B964CB" w:rsidRPr="00351B29" w:rsidRDefault="00B964CB" w:rsidP="00355362">
            <w:pPr>
              <w:keepNext/>
              <w:rPr>
                <w:sz w:val="18"/>
                <w:szCs w:val="18"/>
              </w:rPr>
            </w:pPr>
            <w:r w:rsidRPr="00351B29">
              <w:rPr>
                <w:sz w:val="18"/>
                <w:szCs w:val="18"/>
              </w:rPr>
              <w:t>decrease (drop) in discharge</w:t>
            </w:r>
            <w:r w:rsidR="002A1751">
              <w:rPr>
                <w:sz w:val="18"/>
                <w:szCs w:val="18"/>
              </w:rPr>
              <w:t xml:space="preserve"> and HBN</w:t>
            </w:r>
          </w:p>
        </w:tc>
        <w:tc>
          <w:tcPr>
            <w:tcW w:w="1256" w:type="dxa"/>
          </w:tcPr>
          <w:p w:rsidR="00B964CB" w:rsidRDefault="00B4678B" w:rsidP="00355362">
            <w:pPr>
              <w:keepNext/>
              <w:jc w:val="center"/>
            </w:pPr>
            <w:r>
              <w:fldChar w:fldCharType="begin"/>
            </w:r>
            <w:r>
              <w:instrText xml:space="preserve"> REF _Ref496537964 \r </w:instrText>
            </w:r>
            <w:r w:rsidR="00876E4A">
              <w:instrText xml:space="preserve"> \* MERGEFORMAT </w:instrText>
            </w:r>
            <w:r>
              <w:fldChar w:fldCharType="separate"/>
            </w:r>
            <w:r w:rsidR="000067A5">
              <w:t>2.2.7</w:t>
            </w:r>
            <w:r>
              <w:fldChar w:fldCharType="end"/>
            </w:r>
          </w:p>
        </w:tc>
        <w:tc>
          <w:tcPr>
            <w:tcW w:w="1612" w:type="dxa"/>
          </w:tcPr>
          <w:p w:rsidR="00B964CB" w:rsidRDefault="00B964CB">
            <w:pPr>
              <w:keepNext/>
              <w:jc w:val="center"/>
            </w:pPr>
            <w:r>
              <w:t>0.66 - 0.</w:t>
            </w:r>
            <w:r w:rsidR="002A1751">
              <w:t>90</w:t>
            </w:r>
          </w:p>
        </w:tc>
      </w:tr>
      <w:tr w:rsidR="00B964CB" w:rsidTr="00E11FDF">
        <w:tc>
          <w:tcPr>
            <w:tcW w:w="683" w:type="dxa"/>
          </w:tcPr>
          <w:p w:rsidR="00B964CB" w:rsidRDefault="00B964CB" w:rsidP="00E11FDF">
            <w:pPr>
              <w:keepNext/>
              <w:jc w:val="left"/>
            </w:pPr>
            <w:r>
              <w:t>7.12</w:t>
            </w:r>
          </w:p>
        </w:tc>
        <w:tc>
          <w:tcPr>
            <w:tcW w:w="986" w:type="dxa"/>
          </w:tcPr>
          <w:p w:rsidR="00B964CB" w:rsidRDefault="00B964CB" w:rsidP="00355362">
            <w:pPr>
              <w:keepNext/>
              <w:jc w:val="center"/>
            </w:pPr>
            <w:r>
              <w:t>7</w:t>
            </w:r>
          </w:p>
        </w:tc>
        <w:tc>
          <w:tcPr>
            <w:tcW w:w="847" w:type="dxa"/>
          </w:tcPr>
          <w:p w:rsidR="00B964CB" w:rsidRDefault="00B964CB" w:rsidP="00355362">
            <w:pPr>
              <w:keepNext/>
              <w:jc w:val="center"/>
            </w:pPr>
            <w:r>
              <w:t>12</w:t>
            </w:r>
          </w:p>
        </w:tc>
        <w:tc>
          <w:tcPr>
            <w:tcW w:w="3546" w:type="dxa"/>
          </w:tcPr>
          <w:p w:rsidR="00B964CB" w:rsidRPr="00351B29" w:rsidRDefault="00B964CB" w:rsidP="00355362">
            <w:pPr>
              <w:keepNext/>
              <w:rPr>
                <w:sz w:val="18"/>
                <w:szCs w:val="18"/>
              </w:rPr>
            </w:pPr>
            <w:r w:rsidRPr="00351B29">
              <w:rPr>
                <w:sz w:val="18"/>
                <w:szCs w:val="18"/>
              </w:rPr>
              <w:t>minor jump in run-up</w:t>
            </w:r>
            <w:r w:rsidR="002A1751">
              <w:rPr>
                <w:sz w:val="18"/>
                <w:szCs w:val="18"/>
              </w:rPr>
              <w:t>, drop in HBN</w:t>
            </w:r>
          </w:p>
        </w:tc>
        <w:tc>
          <w:tcPr>
            <w:tcW w:w="1256" w:type="dxa"/>
          </w:tcPr>
          <w:p w:rsidR="00B964CB" w:rsidRDefault="00B4678B" w:rsidP="00355362">
            <w:pPr>
              <w:keepNext/>
              <w:jc w:val="center"/>
            </w:pPr>
            <w:r>
              <w:fldChar w:fldCharType="begin"/>
            </w:r>
            <w:r>
              <w:instrText xml:space="preserve"> REF _Ref496537969 \r </w:instrText>
            </w:r>
            <w:r w:rsidR="00876E4A">
              <w:instrText xml:space="preserve"> \* MERGEFORMAT </w:instrText>
            </w:r>
            <w:r>
              <w:fldChar w:fldCharType="separate"/>
            </w:r>
            <w:r w:rsidR="000067A5">
              <w:t>2.2.8</w:t>
            </w:r>
            <w:r>
              <w:fldChar w:fldCharType="end"/>
            </w:r>
          </w:p>
        </w:tc>
        <w:tc>
          <w:tcPr>
            <w:tcW w:w="1612" w:type="dxa"/>
          </w:tcPr>
          <w:p w:rsidR="00B964CB" w:rsidRDefault="00B964CB" w:rsidP="00355362">
            <w:pPr>
              <w:keepNext/>
              <w:jc w:val="center"/>
            </w:pPr>
            <w:r>
              <w:t>0.67 - 0.68</w:t>
            </w:r>
          </w:p>
        </w:tc>
      </w:tr>
      <w:tr w:rsidR="00B964CB" w:rsidTr="00E11FDF">
        <w:tc>
          <w:tcPr>
            <w:tcW w:w="683" w:type="dxa"/>
          </w:tcPr>
          <w:p w:rsidR="00B964CB" w:rsidRDefault="00B964CB" w:rsidP="00E11FDF">
            <w:pPr>
              <w:keepNext/>
              <w:jc w:val="left"/>
            </w:pPr>
            <w:r>
              <w:t>7.13</w:t>
            </w:r>
          </w:p>
        </w:tc>
        <w:tc>
          <w:tcPr>
            <w:tcW w:w="986" w:type="dxa"/>
          </w:tcPr>
          <w:p w:rsidR="00B964CB" w:rsidRDefault="00B964CB" w:rsidP="00355362">
            <w:pPr>
              <w:keepNext/>
              <w:jc w:val="center"/>
            </w:pPr>
            <w:r>
              <w:t>7</w:t>
            </w:r>
          </w:p>
        </w:tc>
        <w:tc>
          <w:tcPr>
            <w:tcW w:w="847" w:type="dxa"/>
          </w:tcPr>
          <w:p w:rsidR="00B964CB" w:rsidRDefault="00B964CB" w:rsidP="00355362">
            <w:pPr>
              <w:keepNext/>
              <w:jc w:val="center"/>
            </w:pPr>
            <w:r>
              <w:t>13</w:t>
            </w:r>
          </w:p>
        </w:tc>
        <w:tc>
          <w:tcPr>
            <w:tcW w:w="3546" w:type="dxa"/>
          </w:tcPr>
          <w:p w:rsidR="00B964CB" w:rsidRPr="00351B29" w:rsidRDefault="00B964CB" w:rsidP="00355362">
            <w:pPr>
              <w:keepNext/>
              <w:rPr>
                <w:sz w:val="18"/>
                <w:szCs w:val="18"/>
              </w:rPr>
            </w:pPr>
            <w:r w:rsidRPr="00351B29">
              <w:rPr>
                <w:sz w:val="18"/>
                <w:szCs w:val="18"/>
              </w:rPr>
              <w:t>jump in discharge</w:t>
            </w:r>
            <w:r w:rsidR="002A1751">
              <w:rPr>
                <w:sz w:val="18"/>
                <w:szCs w:val="18"/>
              </w:rPr>
              <w:t xml:space="preserve"> and HBN</w:t>
            </w:r>
          </w:p>
        </w:tc>
        <w:tc>
          <w:tcPr>
            <w:tcW w:w="1256" w:type="dxa"/>
          </w:tcPr>
          <w:p w:rsidR="00B964CB" w:rsidRDefault="00B4678B" w:rsidP="00355362">
            <w:pPr>
              <w:keepNext/>
              <w:jc w:val="center"/>
            </w:pPr>
            <w:r>
              <w:t>-</w:t>
            </w:r>
          </w:p>
        </w:tc>
        <w:tc>
          <w:tcPr>
            <w:tcW w:w="1612" w:type="dxa"/>
          </w:tcPr>
          <w:p w:rsidR="00B964CB" w:rsidRDefault="00B964CB">
            <w:pPr>
              <w:keepNext/>
              <w:jc w:val="center"/>
            </w:pPr>
            <w:r>
              <w:t>0.79 - 0.</w:t>
            </w:r>
            <w:r w:rsidR="002A1751">
              <w:t>95</w:t>
            </w:r>
          </w:p>
        </w:tc>
      </w:tr>
      <w:tr w:rsidR="00B964CB" w:rsidTr="00E11FDF">
        <w:tc>
          <w:tcPr>
            <w:tcW w:w="683" w:type="dxa"/>
          </w:tcPr>
          <w:p w:rsidR="00B964CB" w:rsidRDefault="00B964CB" w:rsidP="00E11FDF">
            <w:pPr>
              <w:keepNext/>
              <w:jc w:val="left"/>
            </w:pPr>
            <w:r>
              <w:t>8.3</w:t>
            </w:r>
          </w:p>
        </w:tc>
        <w:tc>
          <w:tcPr>
            <w:tcW w:w="986" w:type="dxa"/>
          </w:tcPr>
          <w:p w:rsidR="00B964CB" w:rsidRDefault="00B964CB" w:rsidP="00994764">
            <w:pPr>
              <w:keepNext/>
              <w:jc w:val="center"/>
            </w:pPr>
            <w:r>
              <w:t>8</w:t>
            </w:r>
          </w:p>
        </w:tc>
        <w:tc>
          <w:tcPr>
            <w:tcW w:w="847" w:type="dxa"/>
          </w:tcPr>
          <w:p w:rsidR="00B964CB" w:rsidRDefault="00B964CB" w:rsidP="00994764">
            <w:pPr>
              <w:keepNext/>
              <w:jc w:val="center"/>
            </w:pPr>
            <w:r>
              <w:t>3</w:t>
            </w:r>
          </w:p>
        </w:tc>
        <w:tc>
          <w:tcPr>
            <w:tcW w:w="3546" w:type="dxa"/>
          </w:tcPr>
          <w:p w:rsidR="00B964CB" w:rsidRPr="00351B29" w:rsidRDefault="00B964CB">
            <w:pPr>
              <w:keepNext/>
              <w:rPr>
                <w:sz w:val="18"/>
                <w:szCs w:val="18"/>
              </w:rPr>
            </w:pPr>
            <w:r w:rsidRPr="00351B29">
              <w:rPr>
                <w:sz w:val="18"/>
                <w:szCs w:val="18"/>
              </w:rPr>
              <w:t>minor jump in run-up</w:t>
            </w:r>
            <w:r w:rsidR="002A1751">
              <w:rPr>
                <w:sz w:val="18"/>
                <w:szCs w:val="18"/>
              </w:rPr>
              <w:t>,</w:t>
            </w:r>
            <w:r w:rsidRPr="00351B29">
              <w:rPr>
                <w:sz w:val="18"/>
                <w:szCs w:val="18"/>
              </w:rPr>
              <w:t xml:space="preserve"> discharge</w:t>
            </w:r>
            <w:r w:rsidR="002A1751">
              <w:rPr>
                <w:sz w:val="18"/>
                <w:szCs w:val="18"/>
              </w:rPr>
              <w:t xml:space="preserve"> and HBN</w:t>
            </w:r>
          </w:p>
        </w:tc>
        <w:tc>
          <w:tcPr>
            <w:tcW w:w="1256" w:type="dxa"/>
          </w:tcPr>
          <w:p w:rsidR="00B964CB" w:rsidRDefault="00B4678B" w:rsidP="00994764">
            <w:pPr>
              <w:keepNext/>
              <w:jc w:val="center"/>
            </w:pPr>
            <w:r>
              <w:fldChar w:fldCharType="begin"/>
            </w:r>
            <w:r>
              <w:instrText xml:space="preserve"> REF _Ref496537893 \r </w:instrText>
            </w:r>
            <w:r w:rsidR="00876E4A">
              <w:instrText xml:space="preserve"> \* MERGEFORMAT </w:instrText>
            </w:r>
            <w:r>
              <w:fldChar w:fldCharType="separate"/>
            </w:r>
            <w:r w:rsidR="000067A5">
              <w:t>2.2.6</w:t>
            </w:r>
            <w:r>
              <w:fldChar w:fldCharType="end"/>
            </w:r>
          </w:p>
        </w:tc>
        <w:tc>
          <w:tcPr>
            <w:tcW w:w="1612" w:type="dxa"/>
          </w:tcPr>
          <w:p w:rsidR="00B964CB" w:rsidRDefault="00B964CB" w:rsidP="00994764">
            <w:pPr>
              <w:keepNext/>
              <w:jc w:val="center"/>
            </w:pPr>
            <w:r>
              <w:t>2.25</w:t>
            </w:r>
          </w:p>
        </w:tc>
      </w:tr>
      <w:tr w:rsidR="002A1751" w:rsidTr="00437AD9">
        <w:tc>
          <w:tcPr>
            <w:tcW w:w="683" w:type="dxa"/>
          </w:tcPr>
          <w:p w:rsidR="002A1751" w:rsidRDefault="002A1751" w:rsidP="00437AD9">
            <w:pPr>
              <w:keepNext/>
              <w:jc w:val="left"/>
            </w:pPr>
            <w:r>
              <w:t>8.4</w:t>
            </w:r>
          </w:p>
        </w:tc>
        <w:tc>
          <w:tcPr>
            <w:tcW w:w="986" w:type="dxa"/>
          </w:tcPr>
          <w:p w:rsidR="002A1751" w:rsidRDefault="002A1751" w:rsidP="00437AD9">
            <w:pPr>
              <w:keepNext/>
              <w:jc w:val="center"/>
            </w:pPr>
            <w:r>
              <w:t>8</w:t>
            </w:r>
          </w:p>
        </w:tc>
        <w:tc>
          <w:tcPr>
            <w:tcW w:w="847" w:type="dxa"/>
          </w:tcPr>
          <w:p w:rsidR="002A1751" w:rsidRDefault="002A1751" w:rsidP="00437AD9">
            <w:pPr>
              <w:keepNext/>
              <w:jc w:val="center"/>
            </w:pPr>
            <w:r>
              <w:t>4</w:t>
            </w:r>
          </w:p>
        </w:tc>
        <w:tc>
          <w:tcPr>
            <w:tcW w:w="3546" w:type="dxa"/>
          </w:tcPr>
          <w:p w:rsidR="002A1751" w:rsidRPr="00437AD9" w:rsidRDefault="002A1751" w:rsidP="00437AD9">
            <w:pPr>
              <w:keepNext/>
              <w:rPr>
                <w:sz w:val="18"/>
                <w:szCs w:val="18"/>
              </w:rPr>
            </w:pPr>
            <w:r w:rsidRPr="00437AD9">
              <w:rPr>
                <w:sz w:val="18"/>
                <w:szCs w:val="18"/>
              </w:rPr>
              <w:t>minor jump in run-up</w:t>
            </w:r>
            <w:r>
              <w:rPr>
                <w:sz w:val="18"/>
                <w:szCs w:val="18"/>
              </w:rPr>
              <w:t>,</w:t>
            </w:r>
            <w:r w:rsidRPr="00437AD9">
              <w:rPr>
                <w:sz w:val="18"/>
                <w:szCs w:val="18"/>
              </w:rPr>
              <w:t xml:space="preserve"> discharge</w:t>
            </w:r>
            <w:r>
              <w:rPr>
                <w:sz w:val="18"/>
                <w:szCs w:val="18"/>
              </w:rPr>
              <w:t xml:space="preserve"> and HBN</w:t>
            </w:r>
          </w:p>
        </w:tc>
        <w:tc>
          <w:tcPr>
            <w:tcW w:w="1256" w:type="dxa"/>
          </w:tcPr>
          <w:p w:rsidR="002A1751" w:rsidRDefault="002A1751" w:rsidP="00437AD9">
            <w:pPr>
              <w:keepNext/>
              <w:jc w:val="center"/>
            </w:pPr>
            <w:fldSimple w:instr=" REF _Ref496537893 \r  \* MERGEFORMAT ">
              <w:r w:rsidR="000067A5">
                <w:t>2.2.6</w:t>
              </w:r>
            </w:fldSimple>
          </w:p>
        </w:tc>
        <w:tc>
          <w:tcPr>
            <w:tcW w:w="1612" w:type="dxa"/>
          </w:tcPr>
          <w:p w:rsidR="002A1751" w:rsidRDefault="002A1751" w:rsidP="00437AD9">
            <w:pPr>
              <w:keepNext/>
              <w:jc w:val="center"/>
            </w:pPr>
            <w:r>
              <w:t>2.7</w:t>
            </w:r>
          </w:p>
        </w:tc>
      </w:tr>
      <w:tr w:rsidR="002A1751" w:rsidTr="00E11FDF">
        <w:tc>
          <w:tcPr>
            <w:tcW w:w="683" w:type="dxa"/>
          </w:tcPr>
          <w:p w:rsidR="002A1751" w:rsidRDefault="002A1751" w:rsidP="00E11FDF">
            <w:pPr>
              <w:keepNext/>
              <w:jc w:val="left"/>
            </w:pPr>
            <w:r>
              <w:t>8.9</w:t>
            </w:r>
          </w:p>
        </w:tc>
        <w:tc>
          <w:tcPr>
            <w:tcW w:w="986" w:type="dxa"/>
          </w:tcPr>
          <w:p w:rsidR="002A1751" w:rsidRDefault="002A1751" w:rsidP="00994764">
            <w:pPr>
              <w:keepNext/>
              <w:jc w:val="center"/>
            </w:pPr>
            <w:r>
              <w:t>8</w:t>
            </w:r>
          </w:p>
        </w:tc>
        <w:tc>
          <w:tcPr>
            <w:tcW w:w="847" w:type="dxa"/>
          </w:tcPr>
          <w:p w:rsidR="002A1751" w:rsidRDefault="002A1751" w:rsidP="00994764">
            <w:pPr>
              <w:keepNext/>
              <w:jc w:val="center"/>
            </w:pPr>
            <w:r>
              <w:t>9</w:t>
            </w:r>
          </w:p>
        </w:tc>
        <w:tc>
          <w:tcPr>
            <w:tcW w:w="3546" w:type="dxa"/>
          </w:tcPr>
          <w:p w:rsidR="002A1751" w:rsidRPr="00876E4A" w:rsidRDefault="002A1751" w:rsidP="002A1751">
            <w:pPr>
              <w:keepNext/>
              <w:rPr>
                <w:sz w:val="18"/>
                <w:szCs w:val="18"/>
              </w:rPr>
            </w:pPr>
            <w:r>
              <w:rPr>
                <w:sz w:val="18"/>
                <w:szCs w:val="18"/>
              </w:rPr>
              <w:t>irregular trend for HBN2</w:t>
            </w:r>
          </w:p>
        </w:tc>
        <w:tc>
          <w:tcPr>
            <w:tcW w:w="1256" w:type="dxa"/>
          </w:tcPr>
          <w:p w:rsidR="002A1751" w:rsidRDefault="002A1751" w:rsidP="00994764">
            <w:pPr>
              <w:keepNext/>
              <w:jc w:val="center"/>
            </w:pPr>
            <w:r>
              <w:t>-</w:t>
            </w:r>
          </w:p>
        </w:tc>
        <w:tc>
          <w:tcPr>
            <w:tcW w:w="1612" w:type="dxa"/>
          </w:tcPr>
          <w:p w:rsidR="002A1751" w:rsidRDefault="002A1751">
            <w:pPr>
              <w:keepNext/>
              <w:jc w:val="center"/>
            </w:pPr>
            <w:r>
              <w:t>5.5 - 7.0</w:t>
            </w:r>
          </w:p>
        </w:tc>
      </w:tr>
    </w:tbl>
    <w:p w:rsidR="004F147E" w:rsidRDefault="004F147E" w:rsidP="004F147E">
      <w:pPr>
        <w:pStyle w:val="Caption"/>
      </w:pPr>
      <w:bookmarkStart w:id="65" w:name="_Ref431149860"/>
      <w:r>
        <w:t xml:space="preserve">Table </w:t>
      </w:r>
      <w:r>
        <w:fldChar w:fldCharType="begin"/>
      </w:r>
      <w:r>
        <w:instrText xml:space="preserve"> STYLEREF 1 \s </w:instrText>
      </w:r>
      <w:r>
        <w:fldChar w:fldCharType="separate"/>
      </w:r>
      <w:r w:rsidR="000067A5">
        <w:rPr>
          <w:noProof/>
        </w:rPr>
        <w:t>2</w:t>
      </w:r>
      <w:r>
        <w:fldChar w:fldCharType="end"/>
      </w:r>
      <w:r>
        <w:t>.</w:t>
      </w:r>
      <w:r>
        <w:fldChar w:fldCharType="begin"/>
      </w:r>
      <w:r>
        <w:instrText xml:space="preserve"> SEQ Table \* ARABIC \s 1 </w:instrText>
      </w:r>
      <w:r>
        <w:fldChar w:fldCharType="separate"/>
      </w:r>
      <w:r w:rsidR="000067A5">
        <w:rPr>
          <w:noProof/>
        </w:rPr>
        <w:t>1</w:t>
      </w:r>
      <w:r>
        <w:fldChar w:fldCharType="end"/>
      </w:r>
      <w:bookmarkEnd w:id="65"/>
      <w:r>
        <w:tab/>
      </w:r>
      <w:r w:rsidR="00E11FDF">
        <w:t>T</w:t>
      </w:r>
      <w:r>
        <w:t>est series where trends in computational results do not meet the expectations.</w:t>
      </w:r>
    </w:p>
    <w:p w:rsidR="004F147E" w:rsidRDefault="004F147E" w:rsidP="004F147E"/>
    <w:p w:rsidR="004F147E" w:rsidRDefault="002A1751" w:rsidP="004F147E">
      <w:r>
        <w:t>Most of t</w:t>
      </w:r>
      <w:r w:rsidR="009D21FF">
        <w:t>hese</w:t>
      </w:r>
      <w:r w:rsidR="004F147E">
        <w:t xml:space="preserve"> unexpected trends were already observed </w:t>
      </w:r>
      <w:r w:rsidR="009D21FF">
        <w:t xml:space="preserve">earlier </w:t>
      </w:r>
      <w:r w:rsidR="004F147E">
        <w:t xml:space="preserve">and </w:t>
      </w:r>
      <w:r w:rsidR="009D21FF">
        <w:t xml:space="preserve">some of them were already </w:t>
      </w:r>
      <w:r w:rsidR="004F147E">
        <w:t>explained in earlier versions of the test report. These explanations are repeated below.</w:t>
      </w:r>
    </w:p>
    <w:p w:rsidR="00B964CB" w:rsidRDefault="00B964CB" w:rsidP="00B964CB">
      <w:pPr>
        <w:pStyle w:val="Heading3"/>
      </w:pPr>
      <w:bookmarkStart w:id="66" w:name="_Ref496537767"/>
      <w:bookmarkStart w:id="67" w:name="_Toc532994600"/>
      <w:r>
        <w:t>Cross section 2, test series 18-19</w:t>
      </w:r>
      <w:bookmarkEnd w:id="66"/>
      <w:bookmarkEnd w:id="67"/>
    </w:p>
    <w:p w:rsidR="00B964CB" w:rsidRDefault="00B964CB" w:rsidP="00B964CB">
      <w:pPr>
        <w:keepNext/>
      </w:pPr>
    </w:p>
    <w:p w:rsidR="00B964CB" w:rsidRDefault="00B964CB" w:rsidP="00B964CB">
      <w:r>
        <w:t>The wave run-up and/or overtopping discharge in these test series are constant for varying roughness. For test series 18, with wave direction 0º (w.r.t. the dike normal) only the overtopping discharge is constant. For test series 19, with wave direction 85º (w.r.t. the dike normal) both the wave run-up and overtopping discharge are constant.</w:t>
      </w:r>
    </w:p>
    <w:p w:rsidR="00B964CB" w:rsidRDefault="00B964CB" w:rsidP="00B964CB"/>
    <w:p w:rsidR="00B964CB" w:rsidRDefault="00B964CB" w:rsidP="00B964CB">
      <w:r>
        <w:t xml:space="preserve">The explanation for test series 19 is as follows: in the calculation of the influence factor for roughness only the roughness of the </w:t>
      </w:r>
      <w:r w:rsidR="00783EE9">
        <w:t>lower</w:t>
      </w:r>
      <w:r>
        <w:t xml:space="preserve"> segment is used (due the combination of the still water level and the wave run-up itself), and since the roughness of this segment is not varied in th</w:t>
      </w:r>
      <w:r w:rsidR="00783EE9">
        <w:t>is</w:t>
      </w:r>
      <w:r>
        <w:t xml:space="preserve"> test series, the results are the same for all roughness coefficients.</w:t>
      </w:r>
    </w:p>
    <w:p w:rsidR="00D65A67" w:rsidRDefault="00D65A67" w:rsidP="004F147E">
      <w:r>
        <w:t>For test series 18 a small part of the upper segment is used in the assessment of the roughness coefficient. The increase in roughness parameter leads to a small increase in run-up level. A closer look at the trend in the ASCII output reveals that also the overtopping discharge shows a small increase with increasing roughness parameter (not noticeable in the graphical output). Therefore also the trend in test series 18 agrees with the expectation.</w:t>
      </w:r>
    </w:p>
    <w:p w:rsidR="004F147E" w:rsidRDefault="00AA3C05" w:rsidP="00AA3C05">
      <w:pPr>
        <w:pStyle w:val="Heading3"/>
      </w:pPr>
      <w:bookmarkStart w:id="68" w:name="_Ref496537789"/>
      <w:bookmarkStart w:id="69" w:name="_Toc532994601"/>
      <w:r>
        <w:t>C</w:t>
      </w:r>
      <w:r w:rsidR="004F147E">
        <w:t>ross section 3, test series 1 (and 2)</w:t>
      </w:r>
      <w:bookmarkEnd w:id="68"/>
      <w:bookmarkEnd w:id="69"/>
    </w:p>
    <w:p w:rsidR="00AA3C05" w:rsidRPr="00AA3C05" w:rsidRDefault="00AA3C05" w:rsidP="00AA3C05">
      <w:pPr>
        <w:keepNext/>
      </w:pPr>
    </w:p>
    <w:p w:rsidR="004F147E" w:rsidRDefault="004F147E" w:rsidP="00AA3C05">
      <w:pPr>
        <w:keepNext/>
      </w:pPr>
      <w:r>
        <w:fldChar w:fldCharType="begin"/>
      </w:r>
      <w:r>
        <w:instrText xml:space="preserve"> REF _Ref431196528 </w:instrText>
      </w:r>
      <w:r w:rsidR="00AA3C05">
        <w:instrText xml:space="preserve"> \* MERGEFORMAT </w:instrText>
      </w:r>
      <w:r>
        <w:fldChar w:fldCharType="separate"/>
      </w:r>
      <w:r w:rsidR="000067A5">
        <w:t xml:space="preserve">Figure </w:t>
      </w:r>
      <w:r w:rsidR="000067A5">
        <w:rPr>
          <w:noProof/>
        </w:rPr>
        <w:t>2.1</w:t>
      </w:r>
      <w:r>
        <w:fldChar w:fldCharType="end"/>
      </w:r>
      <w:r>
        <w:t xml:space="preserve"> shows the dimensionless overtopping discharge for both the breaking and non-breaking waves, for cross section 3, with varying water level (test series 1). The resulting overtopping discharge equals the minimum of these two values (multiplied by a factor depending on the wave height). For lower water levels this result is based on the overtopping discharge for non-breaking waves (Q</w:t>
      </w:r>
      <w:r w:rsidRPr="00C14908">
        <w:rPr>
          <w:vertAlign w:val="subscript"/>
        </w:rPr>
        <w:t>n</w:t>
      </w:r>
      <w:r>
        <w:t>), but for higher water levels the result is based on the overtopping discharge for breaking waves (Q</w:t>
      </w:r>
      <w:r w:rsidRPr="00C14908">
        <w:rPr>
          <w:vertAlign w:val="subscript"/>
        </w:rPr>
        <w:t>b</w:t>
      </w:r>
      <w:r>
        <w:t>). The latter does not always increase with increasing water levels, since it depends on the representative slope angle. For cross section 3 the representative slope angle decreases with increasing water level, because the lower segment has a steeper slope than the upper segment.</w:t>
      </w:r>
    </w:p>
    <w:p w:rsidR="004F147E" w:rsidRDefault="004F147E" w:rsidP="00AA3C05">
      <w:pPr>
        <w:keepNext/>
      </w:pPr>
    </w:p>
    <w:p w:rsidR="004F147E" w:rsidRDefault="004F147E" w:rsidP="004F147E">
      <w:pPr>
        <w:keepNext/>
      </w:pPr>
      <w:r>
        <w:rPr>
          <w:noProof/>
          <w:lang w:val="nl-NL" w:eastAsia="zh-CN"/>
        </w:rPr>
        <w:drawing>
          <wp:inline distT="0" distB="0" distL="0" distR="0" wp14:anchorId="4AA9A1BC" wp14:editId="68AE75A6">
            <wp:extent cx="5533390" cy="3616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3390" cy="3616325"/>
                    </a:xfrm>
                    <a:prstGeom prst="rect">
                      <a:avLst/>
                    </a:prstGeom>
                  </pic:spPr>
                </pic:pic>
              </a:graphicData>
            </a:graphic>
          </wp:inline>
        </w:drawing>
      </w:r>
    </w:p>
    <w:p w:rsidR="004F147E" w:rsidRDefault="004F147E" w:rsidP="00574D89">
      <w:pPr>
        <w:pStyle w:val="Caption"/>
        <w:ind w:left="900" w:hanging="900"/>
      </w:pPr>
      <w:bookmarkStart w:id="70" w:name="_Ref431196528"/>
      <w:r>
        <w:t xml:space="preserve">Figure </w:t>
      </w:r>
      <w:r>
        <w:fldChar w:fldCharType="begin"/>
      </w:r>
      <w:r>
        <w:instrText xml:space="preserve"> STYLEREF 1 \s </w:instrText>
      </w:r>
      <w:r>
        <w:fldChar w:fldCharType="separate"/>
      </w:r>
      <w:r w:rsidR="000067A5">
        <w:rPr>
          <w:noProof/>
        </w:rPr>
        <w:t>2</w:t>
      </w:r>
      <w:r>
        <w:fldChar w:fldCharType="end"/>
      </w:r>
      <w:r>
        <w:t>.</w:t>
      </w:r>
      <w:r>
        <w:fldChar w:fldCharType="begin"/>
      </w:r>
      <w:r>
        <w:instrText xml:space="preserve"> SEQ Figure \* ARABIC \s 1 </w:instrText>
      </w:r>
      <w:r>
        <w:fldChar w:fldCharType="separate"/>
      </w:r>
      <w:r w:rsidR="000067A5">
        <w:rPr>
          <w:noProof/>
        </w:rPr>
        <w:t>1</w:t>
      </w:r>
      <w:r>
        <w:fldChar w:fldCharType="end"/>
      </w:r>
      <w:bookmarkEnd w:id="70"/>
      <w:r>
        <w:tab/>
        <w:t>Dimensionless overtopping discharge for breaking (Q</w:t>
      </w:r>
      <w:r w:rsidRPr="007A6AF1">
        <w:rPr>
          <w:vertAlign w:val="subscript"/>
        </w:rPr>
        <w:t>b</w:t>
      </w:r>
      <w:r>
        <w:t>) and non-breaking (Q</w:t>
      </w:r>
      <w:r w:rsidRPr="007A6AF1">
        <w:rPr>
          <w:vertAlign w:val="subscript"/>
        </w:rPr>
        <w:t>n</w:t>
      </w:r>
      <w:r>
        <w:t>) waves, cross section 3, test series 1, based on old test data</w:t>
      </w:r>
    </w:p>
    <w:p w:rsidR="004F147E" w:rsidRDefault="004F147E" w:rsidP="004F147E"/>
    <w:p w:rsidR="00AA3C05" w:rsidRDefault="00AA3C05" w:rsidP="00AA3C05">
      <w:pPr>
        <w:pStyle w:val="Heading3"/>
      </w:pPr>
      <w:bookmarkStart w:id="71" w:name="_Ref496537826"/>
      <w:bookmarkStart w:id="72" w:name="_Toc532994602"/>
      <w:r>
        <w:t>Cross section 3, test series 19</w:t>
      </w:r>
      <w:bookmarkEnd w:id="71"/>
      <w:bookmarkEnd w:id="72"/>
    </w:p>
    <w:p w:rsidR="00AA3C05" w:rsidRPr="00AA3C05" w:rsidRDefault="00AA3C05" w:rsidP="00AA3C05">
      <w:pPr>
        <w:keepNext/>
      </w:pPr>
    </w:p>
    <w:p w:rsidR="00AA3C05" w:rsidRDefault="00AA3C05" w:rsidP="00AA3C05">
      <w:pPr>
        <w:keepNext/>
      </w:pPr>
      <w:r>
        <w:t xml:space="preserve">For this test series the overtopping discharge increases when the roughness coefficient decreases (for part of the test series). In this case, the overtopping discharge is completely determined by the overtopping discharge for breaking waves. When all other parameters are fixed, this discharge decreases when the roughness coefficient decreases. In this case however, also the breaker parameter changes and increases with the decreasing roughness coefficient, see </w:t>
      </w:r>
      <w:fldSimple w:instr=" REF _Ref431196706  \* MERGEFORMAT ">
        <w:r w:rsidR="000067A5">
          <w:t xml:space="preserve">Figure </w:t>
        </w:r>
        <w:r w:rsidR="000067A5">
          <w:rPr>
            <w:noProof/>
          </w:rPr>
          <w:t>2.2</w:t>
        </w:r>
      </w:fldSimple>
      <w:r>
        <w:t>. For small roughness coefficients, the increasing breaker parameter has a larger effect than the decreasing value of the roughness coefficient itself, which leads to larger overtopping discharges. The increasing breaker parameter is a side-effect of the decreasing roughness coefficient, since the wave run-up decreases and therefore the representative slope angle is more and more influenced by the steeper lower segment from cross section 3.</w:t>
      </w:r>
    </w:p>
    <w:p w:rsidR="00AA3C05" w:rsidRDefault="00AA3C05" w:rsidP="00AA3C05">
      <w:pPr>
        <w:keepNext/>
      </w:pPr>
    </w:p>
    <w:p w:rsidR="00AA3C05" w:rsidRDefault="00AA3C05" w:rsidP="00AA3C05">
      <w:pPr>
        <w:keepNext/>
      </w:pPr>
      <w:r>
        <w:rPr>
          <w:noProof/>
          <w:lang w:val="nl-NL" w:eastAsia="zh-CN"/>
        </w:rPr>
        <w:drawing>
          <wp:inline distT="0" distB="0" distL="0" distR="0" wp14:anchorId="07E43EAB" wp14:editId="5A44E609">
            <wp:extent cx="5533390" cy="361315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3390" cy="3613150"/>
                    </a:xfrm>
                    <a:prstGeom prst="rect">
                      <a:avLst/>
                    </a:prstGeom>
                  </pic:spPr>
                </pic:pic>
              </a:graphicData>
            </a:graphic>
          </wp:inline>
        </w:drawing>
      </w:r>
    </w:p>
    <w:p w:rsidR="00AA3C05" w:rsidRDefault="00AA3C05" w:rsidP="00574D89">
      <w:pPr>
        <w:pStyle w:val="Caption"/>
        <w:ind w:left="900" w:hanging="900"/>
      </w:pPr>
      <w:bookmarkStart w:id="73" w:name="_Ref431196706"/>
      <w:r>
        <w:t xml:space="preserve">Figure </w:t>
      </w:r>
      <w:r>
        <w:fldChar w:fldCharType="begin"/>
      </w:r>
      <w:r>
        <w:instrText xml:space="preserve"> STYLEREF 1 \s </w:instrText>
      </w:r>
      <w:r>
        <w:fldChar w:fldCharType="separate"/>
      </w:r>
      <w:r w:rsidR="000067A5">
        <w:rPr>
          <w:noProof/>
        </w:rPr>
        <w:t>2</w:t>
      </w:r>
      <w:r>
        <w:fldChar w:fldCharType="end"/>
      </w:r>
      <w:r>
        <w:t>.</w:t>
      </w:r>
      <w:r>
        <w:fldChar w:fldCharType="begin"/>
      </w:r>
      <w:r>
        <w:instrText xml:space="preserve"> SEQ Figure \* ARABIC \s 1 </w:instrText>
      </w:r>
      <w:r>
        <w:fldChar w:fldCharType="separate"/>
      </w:r>
      <w:r w:rsidR="000067A5">
        <w:rPr>
          <w:noProof/>
        </w:rPr>
        <w:t>2</w:t>
      </w:r>
      <w:r>
        <w:fldChar w:fldCharType="end"/>
      </w:r>
      <w:bookmarkEnd w:id="73"/>
      <w:r>
        <w:tab/>
        <w:t>Representative slope (tanAlpha), breaker parameter (ksi0) and influence factor roughness (gammaF), cross section 3, test series 19, based on old test data</w:t>
      </w:r>
    </w:p>
    <w:p w:rsidR="00AA3C05" w:rsidRDefault="00AA3C05" w:rsidP="004F147E"/>
    <w:p w:rsidR="00B964CB" w:rsidRDefault="00B964CB" w:rsidP="00B964CB">
      <w:pPr>
        <w:pStyle w:val="Heading3"/>
      </w:pPr>
      <w:bookmarkStart w:id="74" w:name="_Ref496537838"/>
      <w:bookmarkStart w:id="75" w:name="_Toc532994603"/>
      <w:r>
        <w:t>Cross section 6, test series 12-17</w:t>
      </w:r>
      <w:bookmarkEnd w:id="74"/>
      <w:bookmarkEnd w:id="75"/>
    </w:p>
    <w:p w:rsidR="00B964CB" w:rsidRDefault="00B964CB" w:rsidP="00B964CB">
      <w:pPr>
        <w:keepNext/>
      </w:pPr>
    </w:p>
    <w:p w:rsidR="00B964CB" w:rsidRDefault="00B964CB" w:rsidP="00B964CB">
      <w:r>
        <w:t>The wave run-up and/or overtopping discharge in these test series are constant for varying roughness. For the test series 12, 14, and 16, with wave direction 0º (w.r.t. the dike normal) only the overtopping discharge is constant. For the test series 13, 15 and 17, with wave direction 85º (w.r.t. the dike normal) both the wave run-up and overtopping discharge are constant.</w:t>
      </w:r>
    </w:p>
    <w:p w:rsidR="00B964CB" w:rsidRDefault="00B964CB" w:rsidP="00B964CB"/>
    <w:p w:rsidR="00B964CB" w:rsidRDefault="00B964CB" w:rsidP="00B964CB">
      <w:r>
        <w:t xml:space="preserve">In the latter cases, the explanation is </w:t>
      </w:r>
      <w:r w:rsidR="00435CEE">
        <w:t>as follows</w:t>
      </w:r>
      <w:r>
        <w:t>: in the calculation of the influence factor for roughness only the roughness of the upper segment is used (due the combination of the still water level and the wave run-up itself), and since the roughness of this segment is not varied in the test series, the results are the same for all roughness coefficients.</w:t>
      </w:r>
    </w:p>
    <w:p w:rsidR="00B964CB" w:rsidRDefault="00B964CB" w:rsidP="00B964CB"/>
    <w:p w:rsidR="00341FF1" w:rsidRDefault="00B964CB" w:rsidP="00B964CB">
      <w:r>
        <w:t xml:space="preserve">For the test series 12, 14 and 16 the situation is more complex: the wave run-up changes, but the overtopping discharge is constant for varying roughness coefficients. This </w:t>
      </w:r>
      <w:r w:rsidR="001A5D97">
        <w:t xml:space="preserve">most likely </w:t>
      </w:r>
      <w:r>
        <w:t>has to do with the iteration procedure in the calculation of the wave run-up</w:t>
      </w:r>
      <w:r w:rsidR="00341FF1">
        <w:t xml:space="preserve">: probably </w:t>
      </w:r>
      <w:r w:rsidR="00341FF1">
        <w:rPr>
          <w:lang w:eastAsia="zh-CN"/>
        </w:rPr>
        <w:t>z</w:t>
      </w:r>
      <w:r w:rsidR="00341FF1">
        <w:rPr>
          <w:sz w:val="14"/>
          <w:szCs w:val="14"/>
          <w:lang w:eastAsia="zh-CN"/>
        </w:rPr>
        <w:t xml:space="preserve">2% </w:t>
      </w:r>
      <w:r w:rsidR="00341FF1">
        <w:t>shows flop behaviour between two values.</w:t>
      </w:r>
      <w:r>
        <w:t xml:space="preserve"> </w:t>
      </w:r>
    </w:p>
    <w:p w:rsidR="00341FF1" w:rsidRDefault="00341FF1" w:rsidP="00B964CB"/>
    <w:p w:rsidR="00B20B19" w:rsidRDefault="00341FF1" w:rsidP="00341FF1">
      <w:r>
        <w:t>For the calculation of the overtopping discharge, the influence factor for roughness is based on the final value of the wave run-up</w:t>
      </w:r>
      <w:r w:rsidR="00B20B19">
        <w:t>. Thereby only the upper segment is used in the calculation of the influence factor for roughness, and since the roughness of this segment is not varied in the test series, the overtopping discharge is the same for all roughness coefficients.</w:t>
      </w:r>
    </w:p>
    <w:p w:rsidR="00B20B19" w:rsidRDefault="00B20B19" w:rsidP="00341FF1"/>
    <w:p w:rsidR="00341FF1" w:rsidRDefault="00B20B19" w:rsidP="00341FF1">
      <w:r>
        <w:t>T</w:t>
      </w:r>
      <w:r w:rsidR="00341FF1">
        <w:t xml:space="preserve">he final value of the wave run-up is </w:t>
      </w:r>
      <w:r>
        <w:t xml:space="preserve">assessed using the influence factor for roughness that was based on </w:t>
      </w:r>
      <w:r w:rsidR="00341FF1">
        <w:t>the pre</w:t>
      </w:r>
      <w:r>
        <w:t>ceding</w:t>
      </w:r>
      <w:r w:rsidR="00341FF1">
        <w:t xml:space="preserve"> </w:t>
      </w:r>
      <w:r>
        <w:t>value of the wave run-up</w:t>
      </w:r>
      <w:r w:rsidR="00341FF1">
        <w:t xml:space="preserve">. </w:t>
      </w:r>
      <w:r>
        <w:t xml:space="preserve">As a consequence of flip flop behaviour, the run-up values from two succeeding iteration steps can differ significantly, leading to different values for the influence factor for roughness. </w:t>
      </w:r>
      <w:r w:rsidR="00036239">
        <w:t xml:space="preserve">Most likely the run-up value in the last but one iteration step was larger, so that in the final step the varying roughness of segment (1 and/or) 2 and/or 3 was taken into account. Some further analysis is recommended in order to confirm this explanation. </w:t>
      </w:r>
    </w:p>
    <w:p w:rsidR="00341FF1" w:rsidRDefault="00341FF1" w:rsidP="00B964CB"/>
    <w:p w:rsidR="00B964CB" w:rsidRDefault="00B964CB" w:rsidP="00B964CB"/>
    <w:p w:rsidR="004F147E" w:rsidRDefault="00AA3C05" w:rsidP="00AA3C05">
      <w:pPr>
        <w:pStyle w:val="Heading3"/>
      </w:pPr>
      <w:bookmarkStart w:id="76" w:name="_Ref496537893"/>
      <w:bookmarkStart w:id="77" w:name="_Toc532994604"/>
      <w:r>
        <w:t>C</w:t>
      </w:r>
      <w:r w:rsidR="004F147E">
        <w:t>ross section 7 (and 8), test series 3 (and 4)</w:t>
      </w:r>
      <w:bookmarkEnd w:id="76"/>
      <w:bookmarkEnd w:id="77"/>
    </w:p>
    <w:p w:rsidR="00AA3C05" w:rsidRDefault="00AA3C05" w:rsidP="00AA3C05">
      <w:pPr>
        <w:keepNext/>
      </w:pPr>
    </w:p>
    <w:p w:rsidR="004F147E" w:rsidRDefault="004F147E" w:rsidP="00AA3C05">
      <w:pPr>
        <w:keepNext/>
      </w:pPr>
      <w:r>
        <w:t>The test series for cross section 7 and cross section 8 show a remarkable jump in the run-up level and overtopping discharge when the wave height increases (test series 3 and 4). This jump occurs for wave height (H</w:t>
      </w:r>
      <w:r w:rsidRPr="007A6AF1">
        <w:rPr>
          <w:vertAlign w:val="subscript"/>
        </w:rPr>
        <w:t>m0</w:t>
      </w:r>
      <w:r>
        <w:t xml:space="preserve">) equal to 2 m, and is a direct consequence of a jump in the reduction factor for berms, as shown in </w:t>
      </w:r>
      <w:r>
        <w:fldChar w:fldCharType="begin"/>
      </w:r>
      <w:r>
        <w:instrText xml:space="preserve"> REF _Ref431196679 </w:instrText>
      </w:r>
      <w:r w:rsidR="00AA3C05">
        <w:instrText xml:space="preserve"> \* MERGEFORMAT </w:instrText>
      </w:r>
      <w:r>
        <w:fldChar w:fldCharType="separate"/>
      </w:r>
      <w:r w:rsidR="000067A5">
        <w:t xml:space="preserve">Figure </w:t>
      </w:r>
      <w:r w:rsidR="000067A5">
        <w:rPr>
          <w:noProof/>
        </w:rPr>
        <w:t>2.3</w:t>
      </w:r>
      <w:r>
        <w:fldChar w:fldCharType="end"/>
      </w:r>
      <w:r>
        <w:t>. The calculation of the reduction factor for berms uses the influence width of each berm, which (for each berm separately) is defined as the horizontal distance between cross section point at the berm height minus one wave height and the berm height plus one wave height. For the berms in cross section 7 there is a jump in the influence width of each berm at H</w:t>
      </w:r>
      <w:r w:rsidRPr="007A6AF1">
        <w:rPr>
          <w:vertAlign w:val="subscript"/>
        </w:rPr>
        <w:t>m0</w:t>
      </w:r>
      <w:r>
        <w:t xml:space="preserve"> = 2 m, because that is exactly the point at which the width of the other berm is added to the influence width. So, in short: the jump in run-up level occurs at a wave height of 2 m, since that is exactly the vertical distance between the two berms in this cross section. </w:t>
      </w:r>
    </w:p>
    <w:p w:rsidR="004F147E" w:rsidRDefault="004F147E" w:rsidP="00AA3C05">
      <w:pPr>
        <w:keepNext/>
      </w:pPr>
    </w:p>
    <w:p w:rsidR="004F147E" w:rsidRDefault="004F147E" w:rsidP="004F147E">
      <w:pPr>
        <w:keepNext/>
      </w:pPr>
      <w:r>
        <w:rPr>
          <w:noProof/>
          <w:lang w:val="nl-NL" w:eastAsia="zh-CN"/>
        </w:rPr>
        <w:drawing>
          <wp:inline distT="0" distB="0" distL="0" distR="0" wp14:anchorId="2039BECA" wp14:editId="625904DA">
            <wp:extent cx="5533390" cy="361315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3390" cy="3613150"/>
                    </a:xfrm>
                    <a:prstGeom prst="rect">
                      <a:avLst/>
                    </a:prstGeom>
                  </pic:spPr>
                </pic:pic>
              </a:graphicData>
            </a:graphic>
          </wp:inline>
        </w:drawing>
      </w:r>
    </w:p>
    <w:p w:rsidR="004F147E" w:rsidRDefault="004F147E" w:rsidP="004F147E">
      <w:pPr>
        <w:pStyle w:val="Caption"/>
      </w:pPr>
      <w:bookmarkStart w:id="78" w:name="_Ref431196679"/>
      <w:r>
        <w:t xml:space="preserve">Figure </w:t>
      </w:r>
      <w:r>
        <w:fldChar w:fldCharType="begin"/>
      </w:r>
      <w:r>
        <w:instrText xml:space="preserve"> STYLEREF 1 \s </w:instrText>
      </w:r>
      <w:r>
        <w:fldChar w:fldCharType="separate"/>
      </w:r>
      <w:r w:rsidR="000067A5">
        <w:rPr>
          <w:noProof/>
        </w:rPr>
        <w:t>2</w:t>
      </w:r>
      <w:r>
        <w:fldChar w:fldCharType="end"/>
      </w:r>
      <w:r>
        <w:t>.</w:t>
      </w:r>
      <w:r>
        <w:fldChar w:fldCharType="begin"/>
      </w:r>
      <w:r>
        <w:instrText xml:space="preserve"> SEQ Figure \* ARABIC \s 1 </w:instrText>
      </w:r>
      <w:r>
        <w:fldChar w:fldCharType="separate"/>
      </w:r>
      <w:r w:rsidR="000067A5">
        <w:rPr>
          <w:noProof/>
        </w:rPr>
        <w:t>3</w:t>
      </w:r>
      <w:r>
        <w:fldChar w:fldCharType="end"/>
      </w:r>
      <w:bookmarkEnd w:id="78"/>
      <w:r>
        <w:tab/>
        <w:t>Reduction factor berms, cross section 7, test series 3, based on old test data</w:t>
      </w:r>
    </w:p>
    <w:p w:rsidR="004F147E" w:rsidRDefault="004F147E" w:rsidP="004F147E"/>
    <w:p w:rsidR="00AA3C05" w:rsidRDefault="00AA3C05" w:rsidP="004F147E"/>
    <w:p w:rsidR="004F147E" w:rsidRDefault="00AA3C05" w:rsidP="00AA3C05">
      <w:pPr>
        <w:pStyle w:val="Heading3"/>
      </w:pPr>
      <w:bookmarkStart w:id="79" w:name="_Ref496537964"/>
      <w:bookmarkStart w:id="80" w:name="_Toc532994605"/>
      <w:r>
        <w:t>C</w:t>
      </w:r>
      <w:r w:rsidR="004F147E">
        <w:t>ross section 7, test series 11</w:t>
      </w:r>
      <w:bookmarkEnd w:id="79"/>
      <w:bookmarkEnd w:id="80"/>
    </w:p>
    <w:p w:rsidR="00AA3C05" w:rsidRDefault="00AA3C05" w:rsidP="00036239">
      <w:pPr>
        <w:keepNext/>
      </w:pPr>
    </w:p>
    <w:p w:rsidR="004F147E" w:rsidRDefault="004F147E" w:rsidP="00036239">
      <w:pPr>
        <w:keepNext/>
      </w:pPr>
      <w:r>
        <w:t>For cross section 7, test series 11 there is a remarkable jump in the overtopping discharge from roughness coefficient 0.52 to roughness coefficient 0.53. For this test series the roughness coefficient in question is the roughness coefficient of the berms.</w:t>
      </w:r>
    </w:p>
    <w:p w:rsidR="004F147E" w:rsidRDefault="004F147E" w:rsidP="00036239">
      <w:pPr>
        <w:keepNext/>
      </w:pPr>
    </w:p>
    <w:p w:rsidR="004F147E" w:rsidRDefault="004F147E" w:rsidP="00036239">
      <w:pPr>
        <w:keepNext/>
      </w:pPr>
      <w:r>
        <w:t xml:space="preserve">Further analysis shows that the same jump occurs in the influence factor for roughness (see Figure </w:t>
      </w:r>
      <w:r w:rsidR="004A1AF5">
        <w:t>A</w:t>
      </w:r>
      <w:r w:rsidR="00E335EF">
        <w:t>.</w:t>
      </w:r>
      <w:r>
        <w:t>3</w:t>
      </w:r>
      <w:r w:rsidR="004A1AF5">
        <w:t>.</w:t>
      </w:r>
      <w:r>
        <w:t>4). This is due to the fact that in for roughness coefficient 0.52 the wave run-up equals a little less than 2 m and therefore the influence factor for roughness is calculated based on the cross section between about 2.5 m+NAP and a little less than 4 m+NAP. For roughness coefficient 0.53 the wave run up equals a little more than 2 m and therefore the influence factor for roughness is calculated based on the cross section between about 2.5 m+NAP and a little more than 4 m+NAP. In the latter case the roughness coefficient on the second berm (at exactly 4 m+NAP) is also taken into account, in the first case not. The jump occurs because the berms in this cross section are horizontal, so the roughness on the berm is immediately taken into account for the complete berm width. This is exactly the reason why horizontal berms won’t be permitted in a real application of the overtopping module, but only for test purposes.</w:t>
      </w:r>
    </w:p>
    <w:p w:rsidR="00036239" w:rsidRDefault="00036239" w:rsidP="00AA3C05">
      <w:pPr>
        <w:keepNext/>
      </w:pPr>
    </w:p>
    <w:p w:rsidR="004F147E" w:rsidRDefault="004F147E" w:rsidP="004F147E">
      <w:pPr>
        <w:keepNext/>
      </w:pPr>
      <w:r>
        <w:rPr>
          <w:noProof/>
          <w:lang w:val="nl-NL" w:eastAsia="zh-CN"/>
        </w:rPr>
        <w:drawing>
          <wp:inline distT="0" distB="0" distL="0" distR="0" wp14:anchorId="0C1C0540" wp14:editId="2A022ADD">
            <wp:extent cx="5533390" cy="36131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33390" cy="3613150"/>
                    </a:xfrm>
                    <a:prstGeom prst="rect">
                      <a:avLst/>
                    </a:prstGeom>
                  </pic:spPr>
                </pic:pic>
              </a:graphicData>
            </a:graphic>
          </wp:inline>
        </w:drawing>
      </w:r>
    </w:p>
    <w:p w:rsidR="004F147E" w:rsidRDefault="004F147E" w:rsidP="004F147E">
      <w:pPr>
        <w:pStyle w:val="Caption"/>
      </w:pPr>
      <w:r>
        <w:t xml:space="preserve">Figure </w:t>
      </w:r>
      <w:r>
        <w:fldChar w:fldCharType="begin"/>
      </w:r>
      <w:r>
        <w:instrText xml:space="preserve"> STYLEREF 1 \s </w:instrText>
      </w:r>
      <w:r>
        <w:fldChar w:fldCharType="separate"/>
      </w:r>
      <w:r w:rsidR="000067A5">
        <w:rPr>
          <w:noProof/>
        </w:rPr>
        <w:t>2</w:t>
      </w:r>
      <w:r>
        <w:fldChar w:fldCharType="end"/>
      </w:r>
      <w:r>
        <w:t>.</w:t>
      </w:r>
      <w:r>
        <w:fldChar w:fldCharType="begin"/>
      </w:r>
      <w:r>
        <w:instrText xml:space="preserve"> SEQ Figure \* ARABIC \s 1 </w:instrText>
      </w:r>
      <w:r>
        <w:fldChar w:fldCharType="separate"/>
      </w:r>
      <w:r w:rsidR="000067A5">
        <w:rPr>
          <w:noProof/>
        </w:rPr>
        <w:t>4</w:t>
      </w:r>
      <w:r>
        <w:fldChar w:fldCharType="end"/>
      </w:r>
      <w:r>
        <w:tab/>
        <w:t>Influence factor roughness, cross section 7, test series 11, based on old test data</w:t>
      </w:r>
    </w:p>
    <w:p w:rsidR="004F147E" w:rsidRDefault="004F147E" w:rsidP="004F147E"/>
    <w:p w:rsidR="004F147E" w:rsidRDefault="00AA3C05" w:rsidP="00AA3C05">
      <w:pPr>
        <w:pStyle w:val="Heading3"/>
      </w:pPr>
      <w:bookmarkStart w:id="81" w:name="_Ref496537969"/>
      <w:bookmarkStart w:id="82" w:name="_Toc532994606"/>
      <w:r>
        <w:t>C</w:t>
      </w:r>
      <w:r w:rsidR="004F147E">
        <w:t>ross section 7, test series 12</w:t>
      </w:r>
      <w:bookmarkEnd w:id="81"/>
      <w:bookmarkEnd w:id="82"/>
    </w:p>
    <w:p w:rsidR="00AA3C05" w:rsidRDefault="00AA3C05" w:rsidP="00AA3C05">
      <w:pPr>
        <w:keepNext/>
      </w:pPr>
    </w:p>
    <w:p w:rsidR="00AA3C05" w:rsidRDefault="004F147E" w:rsidP="00AA3C05">
      <w:r>
        <w:t>For this test series a minor jump in the overtopping discharge occurs due to a larger jump in the wave run-up. The latter occurs because at this point the roughness coefficient of the lower berm is taken into account in the calculation of the influence factor for roughness. In this test series the roughness coefficient of the berms is 1 and the roughness coefficient of the other segments is varied. Therefore, the influence factor for the roughness becomes much closer to 1 when the roughness of the lower berm segment is taken into account, and as a result of that the wave run-up takes a higher value.</w:t>
      </w:r>
      <w:r w:rsidR="00AA3C05" w:rsidRPr="00AA3C05">
        <w:t xml:space="preserve"> </w:t>
      </w:r>
    </w:p>
    <w:p w:rsidR="001900AD" w:rsidRDefault="001900AD" w:rsidP="00AA3C05"/>
    <w:p w:rsidR="00AA3C05" w:rsidRDefault="00AA3C05" w:rsidP="00AA3C05">
      <w:pPr>
        <w:sectPr w:rsidR="00AA3C05" w:rsidSect="000067A5">
          <w:type w:val="oddPage"/>
          <w:pgSz w:w="11906" w:h="16838" w:code="9"/>
          <w:pgMar w:top="2552" w:right="1094" w:bottom="1077" w:left="2098" w:header="822" w:footer="199" w:gutter="0"/>
          <w:cols w:space="708"/>
          <w:docGrid w:linePitch="360"/>
        </w:sectPr>
      </w:pPr>
    </w:p>
    <w:p w:rsidR="00500A7D" w:rsidRDefault="005D7DC8" w:rsidP="001803AD">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begin"/>
      </w:r>
      <w:r w:rsidRPr="00CD7FF2">
        <w:rPr>
          <w:rStyle w:val="Hidden"/>
        </w:rPr>
        <w:instrText xml:space="preserve"> SEQ MTEqn \r \h \* MERGEFORMAT </w:instrText>
      </w:r>
      <w:del w:id="83" w:author="Hans de Waal" w:date="2018-12-14T10:19:00Z">
        <w:r w:rsidRPr="00CD7FF2">
          <w:rPr>
            <w:rStyle w:val="Hidden"/>
          </w:rPr>
          <w:fldChar w:fldCharType="end"/>
        </w:r>
      </w:del>
      <w:r w:rsidRPr="00CD7FF2">
        <w:rPr>
          <w:rStyle w:val="Hidden"/>
        </w:rPr>
        <w:fldChar w:fldCharType="begin"/>
      </w:r>
      <w:r w:rsidRPr="00CD7FF2">
        <w:rPr>
          <w:rStyle w:val="Hidden"/>
        </w:rPr>
        <w:instrText xml:space="preserve"> SEQ MTSec \h \* MERGEFORMAT </w:instrText>
      </w:r>
      <w:del w:id="84" w:author="Hans de Waal" w:date="2018-12-14T10:19:00Z">
        <w:r w:rsidRPr="00CD7FF2">
          <w:rPr>
            <w:rStyle w:val="Hidden"/>
          </w:rPr>
          <w:fldChar w:fldCharType="end"/>
        </w:r>
      </w:del>
      <w:r w:rsidRPr="00CD7FF2">
        <w:rPr>
          <w:rStyle w:val="Hidden"/>
        </w:rPr>
        <w:fldChar w:fldCharType="end"/>
      </w:r>
      <w:bookmarkStart w:id="85" w:name="_Toc532994607"/>
      <w:r w:rsidR="00E335EF">
        <w:t>Conclusions and recommendations</w:t>
      </w:r>
      <w:bookmarkEnd w:id="85"/>
    </w:p>
    <w:p w:rsidR="004A1AF5" w:rsidRDefault="004F147E" w:rsidP="004F147E">
      <w:r>
        <w:t xml:space="preserve">This document describes the test results for the overtopping </w:t>
      </w:r>
      <w:r w:rsidR="004A1AF5">
        <w:t>at dikes kernel</w:t>
      </w:r>
      <w:r>
        <w:t xml:space="preserve">. The test </w:t>
      </w:r>
      <w:r w:rsidR="004A1AF5">
        <w:t xml:space="preserve">procedure </w:t>
      </w:r>
      <w:r>
        <w:t>consist</w:t>
      </w:r>
      <w:r w:rsidR="004A1AF5">
        <w:t>s</w:t>
      </w:r>
      <w:r>
        <w:t xml:space="preserve"> of </w:t>
      </w:r>
      <w:r w:rsidR="004A1AF5">
        <w:t>several clusters of tests, as pointed out in the test plan (De Waal, 201</w:t>
      </w:r>
      <w:r w:rsidR="002B4578">
        <w:t>8</w:t>
      </w:r>
      <w:r w:rsidR="004A1AF5">
        <w:t>).</w:t>
      </w:r>
    </w:p>
    <w:p w:rsidR="004A1AF5" w:rsidRDefault="004A1AF5" w:rsidP="004F147E"/>
    <w:p w:rsidR="00F57688" w:rsidRDefault="00F57688" w:rsidP="00F57688">
      <w:r>
        <w:t xml:space="preserve">Compared to the </w:t>
      </w:r>
      <w:r w:rsidR="002B4578">
        <w:t>17.1.1</w:t>
      </w:r>
      <w:r>
        <w:t xml:space="preserve"> </w:t>
      </w:r>
      <w:r w:rsidR="002B4578">
        <w:t>version</w:t>
      </w:r>
      <w:r>
        <w:t>, the test bench is extended. And compared to earlier versions of the test report, the report is extended.</w:t>
      </w:r>
    </w:p>
    <w:p w:rsidR="00F57688" w:rsidRDefault="00F57688" w:rsidP="004F147E"/>
    <w:p w:rsidR="00E335EF" w:rsidRDefault="00E335EF" w:rsidP="004F147E">
      <w:r>
        <w:t>All tests pass. However, as already mentioned in the test plan, the reference results for the trend tests require some further attention.</w:t>
      </w:r>
    </w:p>
    <w:p w:rsidR="00E335EF" w:rsidRDefault="00E335EF" w:rsidP="004F147E"/>
    <w:p w:rsidR="00565B84" w:rsidRDefault="00565B84" w:rsidP="004F147E">
      <w:r>
        <w:t>I</w:t>
      </w:r>
      <w:r w:rsidR="004F147E">
        <w:t xml:space="preserve">n most </w:t>
      </w:r>
      <w:r>
        <w:t xml:space="preserve">trend </w:t>
      </w:r>
      <w:r w:rsidR="004F147E">
        <w:t xml:space="preserve">test series the </w:t>
      </w:r>
      <w:r w:rsidR="002B4578">
        <w:t xml:space="preserve">computed </w:t>
      </w:r>
      <w:r w:rsidR="004F147E">
        <w:t>wave run-up</w:t>
      </w:r>
      <w:r w:rsidR="002B4578">
        <w:t>,</w:t>
      </w:r>
      <w:r w:rsidR="004F147E">
        <w:t xml:space="preserve"> overtopping discharge </w:t>
      </w:r>
      <w:r w:rsidR="002B4578">
        <w:t xml:space="preserve">and required crest level </w:t>
      </w:r>
      <w:r w:rsidR="004F147E">
        <w:t xml:space="preserve">followed expected </w:t>
      </w:r>
      <w:r>
        <w:t>behaviour</w:t>
      </w:r>
      <w:r w:rsidR="004F147E">
        <w:t xml:space="preserve">. </w:t>
      </w:r>
    </w:p>
    <w:p w:rsidR="00565B84" w:rsidRDefault="00565B84" w:rsidP="004F147E"/>
    <w:p w:rsidR="004F147E" w:rsidRDefault="004F147E" w:rsidP="004F147E">
      <w:r>
        <w:t xml:space="preserve">For </w:t>
      </w:r>
      <w:r w:rsidR="00565B84">
        <w:t>most trend tests showing unexpected behaviour</w:t>
      </w:r>
      <w:r>
        <w:t>, further analysis showed plausible explanations of the results and that they are indeed correct.</w:t>
      </w:r>
      <w:r w:rsidR="00565B84">
        <w:t xml:space="preserve"> It is recommended to analyse the still remaining trend tests showing unexpected behaviour.</w:t>
      </w:r>
    </w:p>
    <w:p w:rsidR="001900AD" w:rsidRDefault="001900AD" w:rsidP="001900AD"/>
    <w:p w:rsidR="001900AD" w:rsidRDefault="001900AD" w:rsidP="001900AD">
      <w:pPr>
        <w:sectPr w:rsidR="001900AD" w:rsidSect="000067A5">
          <w:headerReference w:type="even" r:id="rId32"/>
          <w:footerReference w:type="even" r:id="rId33"/>
          <w:type w:val="oddPage"/>
          <w:pgSz w:w="11906" w:h="16838" w:code="9"/>
          <w:pgMar w:top="2552" w:right="1094" w:bottom="1077" w:left="2098" w:header="822" w:footer="199" w:gutter="0"/>
          <w:cols w:space="708"/>
          <w:docGrid w:linePitch="360"/>
        </w:sectPr>
      </w:pPr>
    </w:p>
    <w:p w:rsidR="00500A7D" w:rsidRDefault="005D7DC8" w:rsidP="001803AD">
      <w:pPr>
        <w:pStyle w:val="Heading1"/>
      </w:pPr>
      <w:r w:rsidRPr="00CD7FF2">
        <w:rPr>
          <w:rStyle w:val="Hidden"/>
        </w:rPr>
        <w:fldChar w:fldCharType="begin"/>
      </w:r>
      <w:r w:rsidRPr="00CD7FF2">
        <w:rPr>
          <w:rStyle w:val="Hidden"/>
        </w:rPr>
        <w:instrText xml:space="preserve"> MACROBUTTON MTEditEquationSection2 Equation Section (Next)</w:instrText>
      </w:r>
      <w:r w:rsidRPr="00CD7FF2">
        <w:rPr>
          <w:rStyle w:val="Hidden"/>
        </w:rPr>
        <w:fldChar w:fldCharType="begin"/>
      </w:r>
      <w:r w:rsidRPr="00CD7FF2">
        <w:rPr>
          <w:rStyle w:val="Hidden"/>
        </w:rPr>
        <w:instrText xml:space="preserve"> SEQ MTEqn \r \h \* MERGEFORMAT </w:instrText>
      </w:r>
      <w:del w:id="86" w:author="Hans de Waal" w:date="2018-12-14T10:19:00Z">
        <w:r w:rsidRPr="00CD7FF2">
          <w:rPr>
            <w:rStyle w:val="Hidden"/>
          </w:rPr>
          <w:fldChar w:fldCharType="end"/>
        </w:r>
      </w:del>
      <w:r w:rsidRPr="00CD7FF2">
        <w:rPr>
          <w:rStyle w:val="Hidden"/>
        </w:rPr>
        <w:fldChar w:fldCharType="begin"/>
      </w:r>
      <w:r w:rsidRPr="00CD7FF2">
        <w:rPr>
          <w:rStyle w:val="Hidden"/>
        </w:rPr>
        <w:instrText xml:space="preserve"> SEQ MTSec \h \* MERGEFORMAT </w:instrText>
      </w:r>
      <w:del w:id="87" w:author="Hans de Waal" w:date="2018-12-14T10:19:00Z">
        <w:r w:rsidRPr="00CD7FF2">
          <w:rPr>
            <w:rStyle w:val="Hidden"/>
          </w:rPr>
          <w:fldChar w:fldCharType="end"/>
        </w:r>
      </w:del>
      <w:r w:rsidRPr="00CD7FF2">
        <w:rPr>
          <w:rStyle w:val="Hidden"/>
        </w:rPr>
        <w:fldChar w:fldCharType="end"/>
      </w:r>
      <w:bookmarkStart w:id="88" w:name="_Toc532994608"/>
      <w:r w:rsidR="00500A7D">
        <w:t>References</w:t>
      </w:r>
      <w:bookmarkEnd w:id="88"/>
    </w:p>
    <w:p w:rsidR="00500A7D" w:rsidRDefault="00500A7D" w:rsidP="00500A7D">
      <w:pPr>
        <w:ind w:left="709" w:hanging="709"/>
      </w:pPr>
      <w:r w:rsidRPr="00D07FBF">
        <w:rPr>
          <w:lang w:val="nl-NL"/>
        </w:rPr>
        <w:t>Waal, J.P. de, 201</w:t>
      </w:r>
      <w:r w:rsidR="001900AD">
        <w:rPr>
          <w:lang w:val="nl-NL"/>
        </w:rPr>
        <w:t>7</w:t>
      </w:r>
      <w:r w:rsidRPr="00D07FBF">
        <w:rPr>
          <w:lang w:val="nl-NL"/>
        </w:rPr>
        <w:t xml:space="preserve">. Wave overtopping at dikes kernel. </w:t>
      </w:r>
      <w:r>
        <w:t xml:space="preserve">Functional design. Deltares report, </w:t>
      </w:r>
      <w:r w:rsidR="001900AD">
        <w:t>October</w:t>
      </w:r>
      <w:r>
        <w:t xml:space="preserve"> 201</w:t>
      </w:r>
      <w:r w:rsidR="001900AD">
        <w:t>7</w:t>
      </w:r>
      <w:r>
        <w:t>.</w:t>
      </w:r>
    </w:p>
    <w:p w:rsidR="00A81ACF" w:rsidRDefault="00A81ACF" w:rsidP="00A81ACF">
      <w:pPr>
        <w:ind w:left="709" w:hanging="709"/>
      </w:pPr>
      <w:r w:rsidRPr="00351B29">
        <w:t>Waal, J.P. de, 201</w:t>
      </w:r>
      <w:r w:rsidR="00EA1961" w:rsidRPr="00351B29">
        <w:t>8</w:t>
      </w:r>
      <w:r w:rsidRPr="00351B29">
        <w:t xml:space="preserve">. Wave overtopping at dikes kernel. </w:t>
      </w:r>
      <w:r>
        <w:t xml:space="preserve">Test Plan. Deltares report, </w:t>
      </w:r>
      <w:r w:rsidR="002B4578">
        <w:t xml:space="preserve">December </w:t>
      </w:r>
      <w:r>
        <w:t>201</w:t>
      </w:r>
      <w:r w:rsidR="002B4578">
        <w:t>8</w:t>
      </w:r>
      <w:r>
        <w:t>.</w:t>
      </w:r>
    </w:p>
    <w:p w:rsidR="005D7DC8" w:rsidRDefault="005D7DC8" w:rsidP="00A81ACF">
      <w:pPr>
        <w:ind w:left="709" w:hanging="709"/>
      </w:pPr>
    </w:p>
    <w:p w:rsidR="005D7DC8" w:rsidRDefault="005D7DC8" w:rsidP="00A81ACF">
      <w:pPr>
        <w:ind w:left="709" w:hanging="709"/>
        <w:sectPr w:rsidR="005D7DC8" w:rsidSect="000067A5">
          <w:footerReference w:type="even" r:id="rId34"/>
          <w:type w:val="oddPage"/>
          <w:pgSz w:w="11906" w:h="16838" w:code="9"/>
          <w:pgMar w:top="2552" w:right="1094" w:bottom="1077" w:left="2098" w:header="822" w:footer="199" w:gutter="0"/>
          <w:cols w:space="708"/>
          <w:docGrid w:linePitch="360"/>
        </w:sectPr>
      </w:pPr>
    </w:p>
    <w:bookmarkStart w:id="89" w:name="bmApp1"/>
    <w:bookmarkEnd w:id="89"/>
    <w:p w:rsidR="005D7DC8" w:rsidRDefault="005D7DC8" w:rsidP="005D7DC8">
      <w:pPr>
        <w:pStyle w:val="Heading6"/>
      </w:pPr>
      <w:r w:rsidRPr="007F4FA3">
        <w:rPr>
          <w:rStyle w:val="Hidden"/>
        </w:rPr>
        <w:fldChar w:fldCharType="begin"/>
      </w:r>
      <w:r w:rsidRPr="007F4FA3">
        <w:rPr>
          <w:rStyle w:val="Hidden"/>
        </w:rPr>
        <w:instrText xml:space="preserve"> MACROBUTTON MTEditEquationSection2 Equation Section 1</w:instrText>
      </w:r>
      <w:r w:rsidRPr="007F4FA3">
        <w:rPr>
          <w:rStyle w:val="Hidden"/>
        </w:rPr>
        <w:fldChar w:fldCharType="begin"/>
      </w:r>
      <w:r w:rsidRPr="007F4FA3">
        <w:rPr>
          <w:rStyle w:val="Hidden"/>
        </w:rPr>
        <w:instrText xml:space="preserve"> SEQ MTEqn \r \h \* MERGEFORMAT </w:instrText>
      </w:r>
      <w:del w:id="90" w:author="Hans de Waal" w:date="2018-12-14T10:19:00Z">
        <w:r w:rsidRPr="007F4FA3">
          <w:rPr>
            <w:rStyle w:val="Hidden"/>
          </w:rPr>
          <w:fldChar w:fldCharType="end"/>
        </w:r>
      </w:del>
      <w:r w:rsidRPr="007F4FA3">
        <w:rPr>
          <w:rStyle w:val="Hidden"/>
        </w:rPr>
        <w:fldChar w:fldCharType="begin"/>
      </w:r>
      <w:r w:rsidRPr="007F4FA3">
        <w:rPr>
          <w:rStyle w:val="Hidden"/>
        </w:rPr>
        <w:instrText xml:space="preserve"> SEQ MTSec \r 1 \h \* MERGEFORMAT </w:instrText>
      </w:r>
      <w:del w:id="91" w:author="Hans de Waal" w:date="2018-12-14T10:19:00Z">
        <w:r w:rsidRPr="007F4FA3">
          <w:rPr>
            <w:rStyle w:val="Hidden"/>
          </w:rPr>
          <w:fldChar w:fldCharType="end"/>
        </w:r>
      </w:del>
      <w:r w:rsidRPr="007F4FA3">
        <w:rPr>
          <w:rStyle w:val="Hidden"/>
        </w:rPr>
        <w:fldChar w:fldCharType="end"/>
      </w:r>
      <w:bookmarkStart w:id="92" w:name="_Toc532994609"/>
      <w:r>
        <w:t>Figures of trends tests results</w:t>
      </w:r>
      <w:bookmarkEnd w:id="92"/>
    </w:p>
    <w:p w:rsidR="005D7DC8" w:rsidRDefault="00D61934" w:rsidP="00A81ACF">
      <w:pPr>
        <w:ind w:left="709" w:hanging="709"/>
      </w:pPr>
      <w:r>
        <w:t>In the figures the following notation is used:</w:t>
      </w:r>
    </w:p>
    <w:p w:rsidR="00D61934" w:rsidRDefault="00D61934" w:rsidP="00A81ACF">
      <w:pPr>
        <w:ind w:left="709" w:hanging="709"/>
      </w:pPr>
    </w:p>
    <w:p w:rsidR="00D61934" w:rsidRDefault="00D61934" w:rsidP="00351B29">
      <w:r>
        <w:t>HBN4 (m+NAP) =  the required crest level for critical overtopping discharge 10</w:t>
      </w:r>
      <w:r w:rsidRPr="0054545D">
        <w:rPr>
          <w:vertAlign w:val="superscript"/>
        </w:rPr>
        <w:t>-4</w:t>
      </w:r>
      <w:r>
        <w:t xml:space="preserve"> (m</w:t>
      </w:r>
      <w:r w:rsidRPr="00464529">
        <w:rPr>
          <w:vertAlign w:val="superscript"/>
        </w:rPr>
        <w:t>3</w:t>
      </w:r>
      <w:r>
        <w:t xml:space="preserve">/m/s) </w:t>
      </w:r>
    </w:p>
    <w:p w:rsidR="00D61934" w:rsidRDefault="00D61934" w:rsidP="00351B29">
      <w:r>
        <w:t>HBN3 (m+NAP) =  the required crest level for critical overtopping discharge 10</w:t>
      </w:r>
      <w:r w:rsidRPr="00464529">
        <w:rPr>
          <w:vertAlign w:val="superscript"/>
        </w:rPr>
        <w:t>-</w:t>
      </w:r>
      <w:r>
        <w:rPr>
          <w:vertAlign w:val="superscript"/>
        </w:rPr>
        <w:t>3</w:t>
      </w:r>
      <w:r>
        <w:t xml:space="preserve"> (m</w:t>
      </w:r>
      <w:r w:rsidRPr="00464529">
        <w:rPr>
          <w:vertAlign w:val="superscript"/>
        </w:rPr>
        <w:t>3</w:t>
      </w:r>
      <w:r>
        <w:t>/m/s)</w:t>
      </w:r>
    </w:p>
    <w:p w:rsidR="00D61934" w:rsidRDefault="00D61934" w:rsidP="00351B29">
      <w:r>
        <w:t>HBN2 (m+NAP) =  the required crest level for critical overtopping discharge 10</w:t>
      </w:r>
      <w:r w:rsidRPr="00464529">
        <w:rPr>
          <w:vertAlign w:val="superscript"/>
        </w:rPr>
        <w:t>-</w:t>
      </w:r>
      <w:r>
        <w:rPr>
          <w:vertAlign w:val="superscript"/>
        </w:rPr>
        <w:t>2</w:t>
      </w:r>
      <w:r>
        <w:t xml:space="preserve"> (m</w:t>
      </w:r>
      <w:r w:rsidRPr="00464529">
        <w:rPr>
          <w:vertAlign w:val="superscript"/>
        </w:rPr>
        <w:t>3</w:t>
      </w:r>
      <w:r>
        <w:t>/m/s)</w:t>
      </w:r>
    </w:p>
    <w:p w:rsidR="00D61934" w:rsidRDefault="00D61934" w:rsidP="00A81ACF">
      <w:pPr>
        <w:ind w:left="709" w:hanging="709"/>
      </w:pPr>
    </w:p>
    <w:p w:rsidR="00D3106A" w:rsidRPr="006B239A" w:rsidRDefault="00D3106A" w:rsidP="00D06108"/>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900"/>
        <w:gridCol w:w="120"/>
      </w:tblGrid>
      <w:tr w:rsidR="00D3106A" w:rsidRPr="006B239A" w:rsidTr="00D3106A">
        <w:trPr>
          <w:cantSplit/>
        </w:trPr>
        <w:tc>
          <w:tcPr>
            <w:tcW w:w="8900" w:type="dxa"/>
            <w:tcBorders>
              <w:top w:val="nil"/>
              <w:left w:val="nil"/>
              <w:bottom w:val="nil"/>
              <w:right w:val="nil"/>
            </w:tcBorders>
          </w:tcPr>
          <w:p w:rsidR="000067A5" w:rsidRDefault="000067A5" w:rsidP="000067A5">
            <w:pPr>
              <w:keepNext/>
            </w:pPr>
            <w:bookmarkStart w:id="93" w:name="tblSlotzin"/>
          </w:p>
          <w:p w:rsidR="00D3106A" w:rsidRPr="006B239A" w:rsidRDefault="00D3106A" w:rsidP="000067A5">
            <w:pPr>
              <w:keepNext/>
            </w:pPr>
          </w:p>
        </w:tc>
        <w:tc>
          <w:tcPr>
            <w:tcW w:w="120" w:type="dxa"/>
            <w:tcBorders>
              <w:top w:val="nil"/>
              <w:left w:val="nil"/>
              <w:bottom w:val="nil"/>
              <w:right w:val="nil"/>
            </w:tcBorders>
          </w:tcPr>
          <w:p w:rsidR="00D3106A" w:rsidRPr="006B239A" w:rsidRDefault="00D3106A" w:rsidP="00D06108"/>
        </w:tc>
      </w:tr>
      <w:tr w:rsidR="00D3106A" w:rsidRPr="006B239A" w:rsidTr="000067A5">
        <w:trPr>
          <w:cantSplit/>
        </w:trPr>
        <w:tc>
          <w:tcPr>
            <w:tcW w:w="8900" w:type="dxa"/>
            <w:tcBorders>
              <w:top w:val="nil"/>
              <w:left w:val="nil"/>
              <w:bottom w:val="nil"/>
              <w:right w:val="nil"/>
            </w:tcBorders>
          </w:tcPr>
          <w:p w:rsidR="000067A5" w:rsidRDefault="000067A5" w:rsidP="000067A5">
            <w:pPr>
              <w:keepNext/>
            </w:pPr>
          </w:p>
          <w:p w:rsidR="000067A5" w:rsidRDefault="000067A5" w:rsidP="000067A5">
            <w:pPr>
              <w:keepNext/>
            </w:pPr>
          </w:p>
          <w:p w:rsidR="000067A5" w:rsidRDefault="000067A5" w:rsidP="000067A5">
            <w:pPr>
              <w:keepNext/>
            </w:pPr>
          </w:p>
          <w:p w:rsidR="00D3106A" w:rsidRPr="000067A5" w:rsidRDefault="00D3106A" w:rsidP="000067A5">
            <w:pPr>
              <w:keepNext/>
            </w:pPr>
          </w:p>
        </w:tc>
        <w:tc>
          <w:tcPr>
            <w:tcW w:w="120" w:type="dxa"/>
            <w:tcBorders>
              <w:top w:val="nil"/>
              <w:left w:val="nil"/>
              <w:bottom w:val="nil"/>
              <w:right w:val="nil"/>
            </w:tcBorders>
          </w:tcPr>
          <w:p w:rsidR="00D3106A" w:rsidRPr="006B239A" w:rsidRDefault="00D3106A" w:rsidP="00D06108"/>
        </w:tc>
      </w:tr>
      <w:tr w:rsidR="00D3106A" w:rsidRPr="006B239A" w:rsidTr="00D3106A">
        <w:trPr>
          <w:cantSplit/>
        </w:trPr>
        <w:tc>
          <w:tcPr>
            <w:tcW w:w="8900" w:type="dxa"/>
            <w:tcBorders>
              <w:top w:val="nil"/>
              <w:left w:val="nil"/>
              <w:bottom w:val="nil"/>
              <w:right w:val="nil"/>
            </w:tcBorders>
            <w:shd w:val="clear" w:color="auto" w:fill="auto"/>
          </w:tcPr>
          <w:p w:rsidR="00D3106A" w:rsidRPr="006B239A" w:rsidRDefault="00D3106A" w:rsidP="000067A5"/>
        </w:tc>
        <w:tc>
          <w:tcPr>
            <w:tcW w:w="120" w:type="dxa"/>
            <w:tcBorders>
              <w:top w:val="nil"/>
              <w:left w:val="nil"/>
              <w:bottom w:val="nil"/>
              <w:right w:val="nil"/>
            </w:tcBorders>
          </w:tcPr>
          <w:p w:rsidR="00D3106A" w:rsidRPr="006B239A" w:rsidRDefault="00D3106A" w:rsidP="00D06108"/>
        </w:tc>
      </w:tr>
      <w:bookmarkEnd w:id="93"/>
    </w:tbl>
    <w:p w:rsidR="005D7DC8" w:rsidRDefault="005D7DC8" w:rsidP="005D7DC8"/>
    <w:sectPr w:rsidR="005D7DC8" w:rsidSect="000067A5">
      <w:footerReference w:type="even" r:id="rId35"/>
      <w:footerReference w:type="default" r:id="rId36"/>
      <w:type w:val="oddPage"/>
      <w:pgSz w:w="11906" w:h="16838" w:code="9"/>
      <w:pgMar w:top="2552" w:right="1094" w:bottom="1077" w:left="2098" w:header="822" w:footer="199" w:gutter="0"/>
      <w:pgNumType w:start="1" w:chapStyle="6"/>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4D89C5" w15:done="0"/>
  <w15:commentEx w15:paraId="0C5132F3" w15:done="0"/>
  <w15:commentEx w15:paraId="7B7EFA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4D89C5" w16cid:durableId="1D9B4FCA"/>
  <w16cid:commentId w16cid:paraId="0C5132F3" w16cid:durableId="1D9B5005"/>
  <w16cid:commentId w16cid:paraId="7B7EFA2B" w16cid:durableId="1D9B50A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0878" w:rsidRDefault="009C0878">
      <w:r>
        <w:separator/>
      </w:r>
    </w:p>
  </w:endnote>
  <w:endnote w:type="continuationSeparator" w:id="0">
    <w:p w:rsidR="009C0878" w:rsidRDefault="009C0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986EB7">
      <w:tc>
        <w:tcPr>
          <w:tcW w:w="8413" w:type="dxa"/>
          <w:shd w:val="clear" w:color="auto" w:fill="auto"/>
        </w:tcPr>
        <w:p w:rsidR="00986EB7" w:rsidRDefault="00986EB7" w:rsidP="00817CCC">
          <w:pPr>
            <w:pStyle w:val="Huisstijl-Gegeven"/>
          </w:pPr>
          <w:bookmarkStart w:id="5" w:name="bmProject1" w:colFirst="0" w:colLast="0"/>
          <w:r>
            <w:t>-</w:t>
          </w:r>
        </w:p>
      </w:tc>
    </w:tr>
    <w:bookmarkEnd w:id="5"/>
  </w:tbl>
  <w:p w:rsidR="00986EB7" w:rsidRDefault="00986EB7" w:rsidP="00E43C26"/>
  <w:p w:rsidR="00986EB7" w:rsidRDefault="00986EB7" w:rsidP="00E43C26"/>
  <w:p w:rsidR="00986EB7" w:rsidRDefault="00986EB7" w:rsidP="00E43C26"/>
  <w:p w:rsidR="00986EB7" w:rsidRDefault="00986EB7" w:rsidP="00E43C26"/>
  <w:tbl>
    <w:tblPr>
      <w:tblW w:w="8420" w:type="dxa"/>
      <w:tblLayout w:type="fixed"/>
      <w:tblCellMar>
        <w:left w:w="0" w:type="dxa"/>
        <w:right w:w="0" w:type="dxa"/>
      </w:tblCellMar>
      <w:tblLook w:val="0000" w:firstRow="0" w:lastRow="0" w:firstColumn="0" w:lastColumn="0" w:noHBand="0" w:noVBand="0"/>
    </w:tblPr>
    <w:tblGrid>
      <w:gridCol w:w="8420"/>
    </w:tblGrid>
    <w:tr w:rsidR="00986EB7">
      <w:tc>
        <w:tcPr>
          <w:tcW w:w="8420" w:type="dxa"/>
          <w:shd w:val="clear" w:color="auto" w:fill="auto"/>
        </w:tcPr>
        <w:p w:rsidR="00986EB7" w:rsidRPr="000B5D5D" w:rsidRDefault="000067A5" w:rsidP="00E43C26">
          <w:pPr>
            <w:pStyle w:val="Huisstijl-Voettekst"/>
          </w:pPr>
          <w:bookmarkStart w:id="6" w:name="bmCopyrightSectie1_1" w:colFirst="0" w:colLast="0"/>
          <w:bookmarkStart w:id="7" w:name="bmReportCmdVersion" w:colFirst="0" w:colLast="0"/>
          <w:r>
            <w:t>© Deltares, 2018, B</w:t>
          </w:r>
        </w:p>
      </w:tc>
    </w:tr>
    <w:bookmarkEnd w:id="6"/>
    <w:bookmarkEnd w:id="7"/>
  </w:tbl>
  <w:p w:rsidR="00986EB7" w:rsidRDefault="00986EB7" w:rsidP="00E43C26">
    <w:pPr>
      <w:pStyle w:val="Footer"/>
    </w:pPr>
  </w:p>
  <w:p w:rsidR="00986EB7" w:rsidRDefault="00986EB7" w:rsidP="00E43C26">
    <w:pPr>
      <w:pStyle w:val="Footer"/>
    </w:pPr>
  </w:p>
  <w:p w:rsidR="00986EB7" w:rsidRDefault="00986EB7" w:rsidP="00E43C26">
    <w:pPr>
      <w:pStyle w:val="Footer"/>
    </w:pPr>
  </w:p>
  <w:p w:rsidR="00986EB7" w:rsidRPr="008F1D52" w:rsidRDefault="00986EB7"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0067A5">
      <w:rPr>
        <w:noProof/>
      </w:rPr>
      <w:instrText>3</w:instrText>
    </w:r>
    <w:r>
      <w:rPr>
        <w:noProof/>
      </w:rPr>
      <w:fldChar w:fldCharType="end"/>
    </w:r>
    <w:r w:rsidRPr="000E1715">
      <w:instrText>"</w:instrText>
    </w:r>
    <w:r w:rsidRPr="000E1715">
      <w:fldChar w:fldCharType="separate"/>
    </w:r>
    <w:bookmarkStart w:id="8" w:name="Seq1"/>
    <w:r w:rsidR="000067A5">
      <w:rPr>
        <w:noProof/>
      </w:rPr>
      <w:t>3</w:t>
    </w:r>
    <w:bookmarkEnd w:id="8"/>
    <w:r w:rsidRPr="000E1715">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6C06A2">
    <w:pPr>
      <w:pStyle w:val="Footer"/>
    </w:pPr>
    <w:r>
      <w:rPr>
        <w:noProof/>
        <w:lang w:val="nl-NL" w:eastAsia="zh-CN"/>
      </w:rPr>
      <mc:AlternateContent>
        <mc:Choice Requires="wps">
          <w:drawing>
            <wp:anchor distT="0" distB="0" distL="114300" distR="114300" simplePos="0" relativeHeight="251705344" behindDoc="0" locked="0" layoutInCell="1" allowOverlap="1" wp14:anchorId="0A515A3B" wp14:editId="6DFF4FF0">
              <wp:simplePos x="0" y="0"/>
              <wp:positionH relativeFrom="margin">
                <wp:posOffset>-128270</wp:posOffset>
              </wp:positionH>
              <wp:positionV relativeFrom="paragraph">
                <wp:posOffset>114935</wp:posOffset>
              </wp:positionV>
              <wp:extent cx="1143000" cy="273050"/>
              <wp:effectExtent l="0" t="635" r="4445" b="2540"/>
              <wp:wrapNone/>
              <wp:docPr id="13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986EB7" w:rsidRPr="004C2206" w:rsidTr="00426356">
                            <w:tc>
                              <w:tcPr>
                                <w:tcW w:w="1176" w:type="dxa"/>
                              </w:tcPr>
                              <w:p w:rsidR="00986EB7" w:rsidRPr="00A21DE8" w:rsidRDefault="00986EB7" w:rsidP="00426356">
                                <w:pPr>
                                  <w:pStyle w:val="Huisstijl-Pagina"/>
                                  <w:jc w:val="left"/>
                                </w:pPr>
                                <w:r>
                                  <w:fldChar w:fldCharType="begin"/>
                                </w:r>
                                <w:r>
                                  <w:instrText xml:space="preserve"> PAGE  \* MERGEFORMAT </w:instrText>
                                </w:r>
                                <w:r>
                                  <w:fldChar w:fldCharType="separate"/>
                                </w:r>
                                <w:r w:rsidR="000067A5">
                                  <w:t>14</w:t>
                                </w:r>
                                <w:r>
                                  <w:fldChar w:fldCharType="end"/>
                                </w:r>
                                <w:r>
                                  <w:t xml:space="preserve"> of </w:t>
                                </w:r>
                                <w:r w:rsidR="000067A5">
                                  <w:fldChar w:fldCharType="begin"/>
                                </w:r>
                                <w:r w:rsidR="000067A5">
                                  <w:instrText xml:space="preserve"> DOCVARIABLE  TotAantalPag \* MERGEFORMAT </w:instrText>
                                </w:r>
                                <w:r w:rsidR="000067A5">
                                  <w:fldChar w:fldCharType="separate"/>
                                </w:r>
                                <w:r w:rsidR="000067A5">
                                  <w:t>17</w:t>
                                </w:r>
                                <w:r w:rsidR="000067A5">
                                  <w:fldChar w:fldCharType="end"/>
                                </w:r>
                              </w:p>
                            </w:tc>
                          </w:tr>
                        </w:tbl>
                        <w:p w:rsidR="00986EB7" w:rsidRDefault="00986EB7"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4" type="#_x0000_t202" style="position:absolute;left:0;text-align:left;margin-left:-10.1pt;margin-top:9.05pt;width:90pt;height:2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986EB7" w:rsidRPr="004C2206" w:rsidTr="00426356">
                      <w:tc>
                        <w:tcPr>
                          <w:tcW w:w="1176" w:type="dxa"/>
                        </w:tcPr>
                        <w:p w:rsidR="00986EB7" w:rsidRPr="00A21DE8" w:rsidRDefault="00986EB7" w:rsidP="00426356">
                          <w:pPr>
                            <w:pStyle w:val="Huisstijl-Pagina"/>
                            <w:jc w:val="left"/>
                          </w:pPr>
                          <w:r>
                            <w:fldChar w:fldCharType="begin"/>
                          </w:r>
                          <w:r>
                            <w:instrText xml:space="preserve"> PAGE  \* MERGEFORMAT </w:instrText>
                          </w:r>
                          <w:r>
                            <w:fldChar w:fldCharType="separate"/>
                          </w:r>
                          <w:r w:rsidR="000067A5">
                            <w:t>14</w:t>
                          </w:r>
                          <w:r>
                            <w:fldChar w:fldCharType="end"/>
                          </w:r>
                          <w:r>
                            <w:t xml:space="preserve"> of </w:t>
                          </w:r>
                          <w:r w:rsidR="000067A5">
                            <w:fldChar w:fldCharType="begin"/>
                          </w:r>
                          <w:r w:rsidR="000067A5">
                            <w:instrText xml:space="preserve"> DOCVARIABLE  TotAantalPag \* MERGEFORMAT </w:instrText>
                          </w:r>
                          <w:r w:rsidR="000067A5">
                            <w:fldChar w:fldCharType="separate"/>
                          </w:r>
                          <w:r w:rsidR="000067A5">
                            <w:t>17</w:t>
                          </w:r>
                          <w:r w:rsidR="000067A5">
                            <w:fldChar w:fldCharType="end"/>
                          </w:r>
                        </w:p>
                      </w:tc>
                    </w:tr>
                  </w:tbl>
                  <w:p w:rsidR="00986EB7" w:rsidRDefault="00986EB7"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986EB7" w:rsidRPr="004C2206" w:rsidTr="009E3CFF">
      <w:trPr>
        <w:jc w:val="right"/>
      </w:trPr>
      <w:tc>
        <w:tcPr>
          <w:tcW w:w="7371" w:type="dxa"/>
          <w:shd w:val="clear" w:color="auto" w:fill="auto"/>
          <w:tcMar>
            <w:right w:w="28" w:type="dxa"/>
          </w:tcMar>
        </w:tcPr>
        <w:p w:rsidR="00986EB7" w:rsidRPr="004C2206" w:rsidRDefault="00986EB7" w:rsidP="00C20E72">
          <w:pPr>
            <w:pStyle w:val="Huisstijl-Koptekst"/>
            <w:jc w:val="right"/>
          </w:pPr>
          <w:r>
            <w:t>Wave overtopping at dikes kernel - Test report 16.2</w:t>
          </w:r>
        </w:p>
      </w:tc>
    </w:tr>
  </w:tbl>
  <w:p w:rsidR="00986EB7" w:rsidRPr="006C06A2" w:rsidRDefault="00986EB7" w:rsidP="006C06A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6C06A2">
    <w:pPr>
      <w:pStyle w:val="Footer"/>
    </w:pPr>
    <w:r>
      <w:rPr>
        <w:noProof/>
        <w:lang w:val="nl-NL" w:eastAsia="zh-CN"/>
      </w:rPr>
      <mc:AlternateContent>
        <mc:Choice Requires="wps">
          <w:drawing>
            <wp:anchor distT="0" distB="0" distL="114300" distR="114300" simplePos="0" relativeHeight="251686912" behindDoc="0" locked="0" layoutInCell="1" allowOverlap="1" wp14:anchorId="76AAA777" wp14:editId="0BE7750C">
              <wp:simplePos x="0" y="0"/>
              <wp:positionH relativeFrom="margin">
                <wp:posOffset>-128270</wp:posOffset>
              </wp:positionH>
              <wp:positionV relativeFrom="paragraph">
                <wp:posOffset>114935</wp:posOffset>
              </wp:positionV>
              <wp:extent cx="1143000" cy="273050"/>
              <wp:effectExtent l="0" t="635" r="4445" b="2540"/>
              <wp:wrapNone/>
              <wp:docPr id="1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6EB7" w:rsidRDefault="00986EB7" w:rsidP="006C06A2">
                          <w:r>
                            <w:rPr>
                              <w:noProof/>
                              <w:sz w:val="17"/>
                            </w:rPr>
                            <w:fldChar w:fldCharType="begin"/>
                          </w:r>
                          <w:r>
                            <w:rPr>
                              <w:noProof/>
                              <w:sz w:val="17"/>
                            </w:rPr>
                            <w:instrText xml:space="preserve"> PAGE  \* MERGEFORMAT </w:instrText>
                          </w:r>
                          <w:r>
                            <w:rPr>
                              <w:noProof/>
                              <w:sz w:val="17"/>
                            </w:rPr>
                            <w:fldChar w:fldCharType="separate"/>
                          </w:r>
                          <w:r w:rsidR="000067A5">
                            <w:rPr>
                              <w:noProof/>
                              <w:sz w:val="17"/>
                            </w:rPr>
                            <w:t>16</w:t>
                          </w:r>
                          <w:r>
                            <w:rPr>
                              <w:noProof/>
                              <w:sz w:val="1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5" type="#_x0000_t202" style="position:absolute;left:0;text-align:left;margin-left:-10.1pt;margin-top:9.05pt;width:90pt;height:2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" filled="f" stroked="f">
              <v:textbox>
                <w:txbxContent>
                  <w:p w:rsidR="00986EB7" w:rsidRDefault="00986EB7" w:rsidP="006C06A2">
                    <w:r>
                      <w:rPr>
                        <w:noProof/>
                        <w:sz w:val="17"/>
                      </w:rPr>
                      <w:fldChar w:fldCharType="begin"/>
                    </w:r>
                    <w:r>
                      <w:rPr>
                        <w:noProof/>
                        <w:sz w:val="17"/>
                      </w:rPr>
                      <w:instrText xml:space="preserve"> PAGE  \* MERGEFORMAT </w:instrText>
                    </w:r>
                    <w:r>
                      <w:rPr>
                        <w:noProof/>
                        <w:sz w:val="17"/>
                      </w:rPr>
                      <w:fldChar w:fldCharType="separate"/>
                    </w:r>
                    <w:r w:rsidR="000067A5">
                      <w:rPr>
                        <w:noProof/>
                        <w:sz w:val="17"/>
                      </w:rPr>
                      <w:t>16</w:t>
                    </w:r>
                    <w:r>
                      <w:rPr>
                        <w:noProof/>
                        <w:sz w:val="17"/>
                      </w:rPr>
                      <w:fldChar w:fldCharType="end"/>
                    </w:r>
                  </w:p>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986EB7" w:rsidRPr="004C2206" w:rsidTr="009E3CFF">
      <w:trPr>
        <w:jc w:val="right"/>
      </w:trPr>
      <w:tc>
        <w:tcPr>
          <w:tcW w:w="7371" w:type="dxa"/>
          <w:shd w:val="clear" w:color="auto" w:fill="auto"/>
          <w:tcMar>
            <w:right w:w="28" w:type="dxa"/>
          </w:tcMar>
        </w:tcPr>
        <w:p w:rsidR="00986EB7" w:rsidRPr="004C2206" w:rsidRDefault="000067A5" w:rsidP="00C20E72">
          <w:pPr>
            <w:pStyle w:val="Huisstijl-Koptekst"/>
            <w:jc w:val="right"/>
          </w:pPr>
          <w:r>
            <w:fldChar w:fldCharType="begin"/>
          </w:r>
          <w:r>
            <w:instrText xml:space="preserve"> DOCVARIABLE VoettekstBijlage \* MERGEFORMAT </w:instrText>
          </w:r>
          <w:r>
            <w:fldChar w:fldCharType="separate"/>
          </w:r>
          <w:r>
            <w:t>Wave overtopping at dikes kernel</w:t>
          </w:r>
          <w:r>
            <w:fldChar w:fldCharType="end"/>
          </w:r>
        </w:p>
      </w:tc>
    </w:tr>
  </w:tbl>
  <w:p w:rsidR="00986EB7" w:rsidRPr="006C06A2" w:rsidRDefault="00986EB7" w:rsidP="006C06A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6C06A2">
    <w:pPr>
      <w:pStyle w:val="Footer"/>
    </w:pPr>
    <w:r>
      <w:rPr>
        <w:noProof/>
        <w:lang w:val="nl-NL" w:eastAsia="zh-CN"/>
      </w:rPr>
      <mc:AlternateContent>
        <mc:Choice Requires="wps">
          <w:drawing>
            <wp:anchor distT="0" distB="0" distL="114300" distR="114300" simplePos="0" relativeHeight="251709440" behindDoc="0" locked="0" layoutInCell="1" allowOverlap="1" wp14:anchorId="498207BA" wp14:editId="1C6F5785">
              <wp:simplePos x="0" y="0"/>
              <wp:positionH relativeFrom="margin">
                <wp:posOffset>-128270</wp:posOffset>
              </wp:positionH>
              <wp:positionV relativeFrom="paragraph">
                <wp:posOffset>114935</wp:posOffset>
              </wp:positionV>
              <wp:extent cx="1143000" cy="273050"/>
              <wp:effectExtent l="0" t="635" r="4445" b="2540"/>
              <wp:wrapNone/>
              <wp:docPr id="15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6EB7" w:rsidRDefault="00986EB7" w:rsidP="006C06A2">
                          <w:r>
                            <w:rPr>
                              <w:noProof/>
                              <w:sz w:val="17"/>
                            </w:rPr>
                            <w:fldChar w:fldCharType="begin"/>
                          </w:r>
                          <w:r>
                            <w:rPr>
                              <w:noProof/>
                              <w:sz w:val="17"/>
                            </w:rPr>
                            <w:instrText xml:space="preserve"> PAGE  \* MERGEFORMAT </w:instrText>
                          </w:r>
                          <w:r>
                            <w:rPr>
                              <w:noProof/>
                              <w:sz w:val="17"/>
                            </w:rPr>
                            <w:fldChar w:fldCharType="separate"/>
                          </w:r>
                          <w:r>
                            <w:rPr>
                              <w:noProof/>
                              <w:sz w:val="17"/>
                            </w:rPr>
                            <w:t>A-18</w:t>
                          </w:r>
                          <w:r>
                            <w:rPr>
                              <w:noProof/>
                              <w:sz w:val="1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6" type="#_x0000_t202" style="position:absolute;left:0;text-align:left;margin-left:-10.1pt;margin-top:9.05pt;width:90pt;height:2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wvg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" filled="f" stroked="f">
              <v:textbox>
                <w:txbxContent>
                  <w:p w:rsidR="00986EB7" w:rsidRDefault="00986EB7" w:rsidP="006C06A2">
                    <w:r>
                      <w:rPr>
                        <w:noProof/>
                        <w:sz w:val="17"/>
                      </w:rPr>
                      <w:fldChar w:fldCharType="begin"/>
                    </w:r>
                    <w:r>
                      <w:rPr>
                        <w:noProof/>
                        <w:sz w:val="17"/>
                      </w:rPr>
                      <w:instrText xml:space="preserve"> PAGE  \* MERGEFORMAT </w:instrText>
                    </w:r>
                    <w:r>
                      <w:rPr>
                        <w:noProof/>
                        <w:sz w:val="17"/>
                      </w:rPr>
                      <w:fldChar w:fldCharType="separate"/>
                    </w:r>
                    <w:r>
                      <w:rPr>
                        <w:noProof/>
                        <w:sz w:val="17"/>
                      </w:rPr>
                      <w:t>A-18</w:t>
                    </w:r>
                    <w:r>
                      <w:rPr>
                        <w:noProof/>
                        <w:sz w:val="17"/>
                      </w:rPr>
                      <w:fldChar w:fldCharType="end"/>
                    </w:r>
                  </w:p>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986EB7" w:rsidRPr="004C2206" w:rsidTr="009E3CFF">
      <w:trPr>
        <w:jc w:val="right"/>
      </w:trPr>
      <w:tc>
        <w:tcPr>
          <w:tcW w:w="7371" w:type="dxa"/>
          <w:shd w:val="clear" w:color="auto" w:fill="auto"/>
          <w:tcMar>
            <w:right w:w="28" w:type="dxa"/>
          </w:tcMar>
        </w:tcPr>
        <w:p w:rsidR="00986EB7" w:rsidRPr="004C2206" w:rsidRDefault="000067A5" w:rsidP="00C20E72">
          <w:pPr>
            <w:pStyle w:val="Huisstijl-Koptekst"/>
            <w:jc w:val="right"/>
          </w:pPr>
          <w:r>
            <w:fldChar w:fldCharType="begin"/>
          </w:r>
          <w:r>
            <w:instrText xml:space="preserve"> DOCVARIABLE VoettekstBijlage \* MERGEFORMAT </w:instrText>
          </w:r>
          <w:r>
            <w:fldChar w:fldCharType="separate"/>
          </w:r>
          <w:r>
            <w:t>Wave overtopping at dikes kernel</w:t>
          </w:r>
          <w:r>
            <w:fldChar w:fldCharType="end"/>
          </w:r>
        </w:p>
      </w:tc>
    </w:tr>
  </w:tbl>
  <w:p w:rsidR="00986EB7" w:rsidRPr="006C06A2" w:rsidRDefault="00986EB7" w:rsidP="006C06A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1220C3">
    <w:pPr>
      <w:pStyle w:val="Footer"/>
    </w:pPr>
    <w:r>
      <w:rPr>
        <w:noProof/>
        <w:lang w:val="nl-NL" w:eastAsia="zh-CN"/>
      </w:rPr>
      <mc:AlternateContent>
        <mc:Choice Requires="wps">
          <w:drawing>
            <wp:anchor distT="0" distB="0" distL="114300" distR="114300" simplePos="0" relativeHeight="251707392" behindDoc="0" locked="0" layoutInCell="1" allowOverlap="1" wp14:anchorId="767D40D6" wp14:editId="3E2D426F">
              <wp:simplePos x="0" y="0"/>
              <wp:positionH relativeFrom="margin">
                <wp:align>right</wp:align>
              </wp:positionH>
              <wp:positionV relativeFrom="paragraph">
                <wp:posOffset>114935</wp:posOffset>
              </wp:positionV>
              <wp:extent cx="814705" cy="260350"/>
              <wp:effectExtent l="4445" t="635" r="0" b="0"/>
              <wp:wrapNone/>
              <wp:docPr id="15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6EB7" w:rsidRDefault="00986EB7" w:rsidP="001220C3">
                          <w:r>
                            <w:rPr>
                              <w:noProof/>
                              <w:sz w:val="17"/>
                            </w:rPr>
                            <w:fldChar w:fldCharType="begin"/>
                          </w:r>
                          <w:r>
                            <w:rPr>
                              <w:noProof/>
                              <w:sz w:val="17"/>
                            </w:rPr>
                            <w:instrText xml:space="preserve"> PAGE  \* MERGEFORMAT </w:instrText>
                          </w:r>
                          <w:r>
                            <w:rPr>
                              <w:noProof/>
                              <w:sz w:val="17"/>
                            </w:rPr>
                            <w:fldChar w:fldCharType="separate"/>
                          </w:r>
                          <w:r w:rsidR="000067A5">
                            <w:rPr>
                              <w:noProof/>
                              <w:sz w:val="17"/>
                            </w:rPr>
                            <w:t>A-1</w:t>
                          </w:r>
                          <w:r>
                            <w:rPr>
                              <w:noProof/>
                              <w:sz w:val="17"/>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7" type="#_x0000_t202" style="position:absolute;left:0;text-align:left;margin-left:12.95pt;margin-top:9.05pt;width:64.15pt;height:20.5pt;z-index:2517073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" filled="f" stroked="f">
              <v:textbox>
                <w:txbxContent>
                  <w:p w:rsidR="00986EB7" w:rsidRDefault="00986EB7" w:rsidP="001220C3">
                    <w:r>
                      <w:rPr>
                        <w:noProof/>
                        <w:sz w:val="17"/>
                      </w:rPr>
                      <w:fldChar w:fldCharType="begin"/>
                    </w:r>
                    <w:r>
                      <w:rPr>
                        <w:noProof/>
                        <w:sz w:val="17"/>
                      </w:rPr>
                      <w:instrText xml:space="preserve"> PAGE  \* MERGEFORMAT </w:instrText>
                    </w:r>
                    <w:r>
                      <w:rPr>
                        <w:noProof/>
                        <w:sz w:val="17"/>
                      </w:rPr>
                      <w:fldChar w:fldCharType="separate"/>
                    </w:r>
                    <w:r w:rsidR="000067A5">
                      <w:rPr>
                        <w:noProof/>
                        <w:sz w:val="17"/>
                      </w:rPr>
                      <w:t>A-1</w:t>
                    </w:r>
                    <w:r>
                      <w:rPr>
                        <w:noProof/>
                        <w:sz w:val="17"/>
                      </w:rPr>
                      <w:fldChar w:fldCharType="end"/>
                    </w:r>
                  </w:p>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986EB7" w:rsidRPr="004C2206">
      <w:tc>
        <w:tcPr>
          <w:tcW w:w="7371" w:type="dxa"/>
          <w:shd w:val="clear" w:color="auto" w:fill="auto"/>
        </w:tcPr>
        <w:bookmarkStart w:id="94" w:name="bmVoettekstBijlage" w:colFirst="0" w:colLast="0"/>
        <w:p w:rsidR="00986EB7" w:rsidRPr="004C2206" w:rsidRDefault="00986EB7" w:rsidP="001220C3">
          <w:pPr>
            <w:pStyle w:val="Huisstijl-Koptekst"/>
          </w:pPr>
          <w:r>
            <w:fldChar w:fldCharType="begin"/>
          </w:r>
          <w:r>
            <w:instrText xml:space="preserve"> DOCVARIABLE VoettekstBijlage \* MERGEFORMAT </w:instrText>
          </w:r>
          <w:r>
            <w:fldChar w:fldCharType="separate"/>
          </w:r>
          <w:r w:rsidR="000067A5">
            <w:t>Wave overtopping at dikes kernel</w:t>
          </w:r>
          <w:r>
            <w:fldChar w:fldCharType="end"/>
          </w:r>
        </w:p>
      </w:tc>
    </w:tr>
    <w:bookmarkEnd w:id="94"/>
  </w:tbl>
  <w:p w:rsidR="00986EB7" w:rsidRPr="00EB7C9E" w:rsidRDefault="00986EB7" w:rsidP="009416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E43C26">
    <w:pPr>
      <w:pStyle w:val="Footer"/>
    </w:pPr>
  </w:p>
  <w:p w:rsidR="00986EB7" w:rsidRDefault="00986EB7" w:rsidP="00E43C26">
    <w:pPr>
      <w:pStyle w:val="Footer"/>
    </w:pPr>
  </w:p>
  <w:p w:rsidR="00986EB7" w:rsidRDefault="00986EB7" w:rsidP="00E43C26">
    <w:pPr>
      <w:pStyle w:val="Footer"/>
    </w:pPr>
  </w:p>
  <w:p w:rsidR="00986EB7" w:rsidRDefault="00986EB7" w:rsidP="00E43C26">
    <w:pPr>
      <w:pStyle w:val="Footer"/>
    </w:pPr>
  </w:p>
  <w:p w:rsidR="00986EB7" w:rsidRPr="00E43C26" w:rsidRDefault="00986EB7"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986EB7" w:rsidRPr="004C2206">
      <w:tc>
        <w:tcPr>
          <w:tcW w:w="7656" w:type="dxa"/>
          <w:shd w:val="clear" w:color="auto" w:fill="auto"/>
        </w:tcPr>
        <w:p w:rsidR="00986EB7" w:rsidRPr="004C2206" w:rsidRDefault="000067A5" w:rsidP="00A22DA3">
          <w:pPr>
            <w:pStyle w:val="Huisstijl-Koptekst"/>
          </w:pPr>
          <w:bookmarkStart w:id="22" w:name="bmVoettekstSectie2_2" w:colFirst="0" w:colLast="0"/>
          <w:r>
            <w:t>Wave overtopping at dikes kernel</w:t>
          </w:r>
        </w:p>
      </w:tc>
      <w:tc>
        <w:tcPr>
          <w:tcW w:w="766" w:type="dxa"/>
        </w:tcPr>
        <w:p w:rsidR="00986EB7" w:rsidRPr="00B32B0E" w:rsidRDefault="00986EB7" w:rsidP="00A22DA3">
          <w:pPr>
            <w:pStyle w:val="Huisstijl-Pagina"/>
          </w:pPr>
        </w:p>
      </w:tc>
    </w:tr>
    <w:bookmarkEnd w:id="22"/>
  </w:tbl>
  <w:p w:rsidR="00986EB7" w:rsidRPr="00A22DA3" w:rsidRDefault="00986EB7"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986EB7" w:rsidRPr="004C2206">
      <w:tc>
        <w:tcPr>
          <w:tcW w:w="7656" w:type="dxa"/>
          <w:shd w:val="clear" w:color="auto" w:fill="auto"/>
        </w:tcPr>
        <w:p w:rsidR="00986EB7" w:rsidRPr="004C2206" w:rsidRDefault="000067A5" w:rsidP="000067A5">
          <w:pPr>
            <w:pStyle w:val="Huisstijl-Koptekst"/>
          </w:pPr>
          <w:bookmarkStart w:id="23" w:name="bmVoettekstSectie2_1" w:colFirst="0" w:colLast="0"/>
          <w:r>
            <w:t>Wave overtopping at dikes kernel</w:t>
          </w:r>
        </w:p>
      </w:tc>
      <w:tc>
        <w:tcPr>
          <w:tcW w:w="766" w:type="dxa"/>
        </w:tcPr>
        <w:p w:rsidR="00986EB7" w:rsidRPr="00B32B0E" w:rsidRDefault="00986EB7" w:rsidP="00E43C26">
          <w:pPr>
            <w:pStyle w:val="Huisstijl-Pagina"/>
          </w:pPr>
        </w:p>
      </w:tc>
    </w:tr>
  </w:tbl>
  <w:bookmarkEnd w:id="23"/>
  <w:p w:rsidR="00986EB7" w:rsidRPr="00EB7C9E" w:rsidRDefault="00986EB7"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0067A5">
      <w:rPr>
        <w:noProof/>
      </w:rPr>
      <w:instrText>1</w:instrText>
    </w:r>
    <w:r>
      <w:rPr>
        <w:noProof/>
      </w:rPr>
      <w:fldChar w:fldCharType="end"/>
    </w:r>
    <w:r w:rsidRPr="000E1715">
      <w:instrText>"</w:instrText>
    </w:r>
    <w:r w:rsidRPr="000E1715">
      <w:fldChar w:fldCharType="separate"/>
    </w:r>
    <w:bookmarkStart w:id="24" w:name="Seq2"/>
    <w:r w:rsidR="000067A5">
      <w:rPr>
        <w:noProof/>
      </w:rPr>
      <w:t>1</w:t>
    </w:r>
    <w:bookmarkEnd w:id="24"/>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986EB7" w:rsidRPr="004C2206">
      <w:tc>
        <w:tcPr>
          <w:tcW w:w="7656" w:type="dxa"/>
          <w:shd w:val="clear" w:color="auto" w:fill="auto"/>
        </w:tcPr>
        <w:p w:rsidR="00986EB7" w:rsidRPr="004C2206" w:rsidRDefault="00986EB7" w:rsidP="00E43C26">
          <w:pPr>
            <w:pStyle w:val="Huisstijl-Koptekst"/>
          </w:pPr>
        </w:p>
      </w:tc>
      <w:tc>
        <w:tcPr>
          <w:tcW w:w="766" w:type="dxa"/>
        </w:tcPr>
        <w:p w:rsidR="00986EB7" w:rsidRPr="00B32B0E" w:rsidRDefault="00986EB7" w:rsidP="00E43C26">
          <w:pPr>
            <w:pStyle w:val="Huisstijl-Pagina"/>
          </w:pPr>
        </w:p>
      </w:tc>
    </w:tr>
  </w:tbl>
  <w:p w:rsidR="00986EB7" w:rsidRPr="00EB7C9E" w:rsidRDefault="00986EB7"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4E27A9">
    <w:pPr>
      <w:pStyle w:val="Footer"/>
      <w:ind w:right="360"/>
    </w:pPr>
    <w:r>
      <w:rPr>
        <w:noProof/>
        <w:lang w:val="nl-NL" w:eastAsia="zh-CN"/>
      </w:rPr>
      <mc:AlternateContent>
        <mc:Choice Requires="wps">
          <w:drawing>
            <wp:anchor distT="0" distB="0" distL="114300" distR="114300" simplePos="0" relativeHeight="251675648" behindDoc="0" locked="0" layoutInCell="1" allowOverlap="1" wp14:anchorId="7ACAC109" wp14:editId="4F5C6683">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986EB7">
                            <w:tc>
                              <w:tcPr>
                                <w:tcW w:w="7784" w:type="dxa"/>
                                <w:shd w:val="clear" w:color="auto" w:fill="auto"/>
                              </w:tcPr>
                              <w:p w:rsidR="00986EB7" w:rsidRDefault="000067A5" w:rsidP="001220C3">
                                <w:pPr>
                                  <w:pStyle w:val="Huisstijl-Koptekst"/>
                                  <w:jc w:val="right"/>
                                </w:pPr>
                                <w:bookmarkStart w:id="34" w:name="bmVoettekstSectie3_2" w:colFirst="0" w:colLast="0"/>
                                <w:r>
                                  <w:t>Wave overtopping at dikes kernel</w:t>
                                </w:r>
                              </w:p>
                            </w:tc>
                          </w:tr>
                          <w:bookmarkEnd w:id="34"/>
                        </w:tbl>
                        <w:p w:rsidR="00986EB7" w:rsidRDefault="00986EB7"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986EB7">
                      <w:tc>
                        <w:tcPr>
                          <w:tcW w:w="7784" w:type="dxa"/>
                          <w:shd w:val="clear" w:color="auto" w:fill="auto"/>
                        </w:tcPr>
                        <w:p w:rsidR="00986EB7" w:rsidRDefault="000067A5" w:rsidP="001220C3">
                          <w:pPr>
                            <w:pStyle w:val="Huisstijl-Koptekst"/>
                            <w:jc w:val="right"/>
                          </w:pPr>
                          <w:bookmarkStart w:id="35" w:name="bmVoettekstSectie3_2" w:colFirst="0" w:colLast="0"/>
                          <w:r>
                            <w:t>Wave overtopping at dikes kernel</w:t>
                          </w:r>
                        </w:p>
                      </w:tc>
                    </w:tr>
                    <w:bookmarkEnd w:id="35"/>
                  </w:tbl>
                  <w:p w:rsidR="00986EB7" w:rsidRDefault="00986EB7"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986EB7" w:rsidRPr="004C2206">
      <w:tc>
        <w:tcPr>
          <w:tcW w:w="854" w:type="dxa"/>
        </w:tcPr>
        <w:p w:rsidR="00986EB7" w:rsidRPr="00A21DE8" w:rsidRDefault="00986EB7" w:rsidP="00A45B92">
          <w:pPr>
            <w:pStyle w:val="Huisstijl-Pagina"/>
            <w:jc w:val="left"/>
          </w:pPr>
          <w:r w:rsidRPr="007D5040">
            <w:fldChar w:fldCharType="begin"/>
          </w:r>
          <w:r w:rsidRPr="007D5040">
            <w:instrText xml:space="preserve"> PAGE</w:instrText>
          </w:r>
          <w:r w:rsidRPr="007D5040">
            <w:fldChar w:fldCharType="separate"/>
          </w:r>
          <w:r>
            <w:t>ii</w:t>
          </w:r>
          <w:r w:rsidRPr="007D5040">
            <w:fldChar w:fldCharType="end"/>
          </w:r>
        </w:p>
      </w:tc>
    </w:tr>
  </w:tbl>
  <w:p w:rsidR="00986EB7" w:rsidRPr="00B24026" w:rsidRDefault="00986EB7"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8B1324">
    <w:pPr>
      <w:pStyle w:val="Footer"/>
      <w:ind w:right="360"/>
    </w:pPr>
    <w:r>
      <w:rPr>
        <w:noProof/>
        <w:lang w:val="nl-NL" w:eastAsia="zh-CN"/>
      </w:rPr>
      <mc:AlternateContent>
        <mc:Choice Requires="wps">
          <w:drawing>
            <wp:anchor distT="0" distB="0" distL="114300" distR="114300" simplePos="0" relativeHeight="251669504" behindDoc="0" locked="0" layoutInCell="1" allowOverlap="1" wp14:anchorId="26D58D2D" wp14:editId="6995CC2A">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986EB7">
                            <w:tc>
                              <w:tcPr>
                                <w:tcW w:w="1094" w:type="dxa"/>
                                <w:shd w:val="clear" w:color="auto" w:fill="auto"/>
                                <w:tcMar>
                                  <w:right w:w="85" w:type="dxa"/>
                                </w:tcMar>
                              </w:tcPr>
                              <w:p w:rsidR="00986EB7" w:rsidRPr="007D5040" w:rsidRDefault="00986EB7" w:rsidP="004E27A9">
                                <w:pPr>
                                  <w:pStyle w:val="Huisstijl-Pagina"/>
                                </w:pPr>
                                <w:r w:rsidRPr="007D5040">
                                  <w:fldChar w:fldCharType="begin"/>
                                </w:r>
                                <w:r w:rsidRPr="007D5040">
                                  <w:instrText xml:space="preserve"> PAGE</w:instrText>
                                </w:r>
                                <w:r w:rsidRPr="007D5040">
                                  <w:fldChar w:fldCharType="separate"/>
                                </w:r>
                                <w:r w:rsidR="000067A5">
                                  <w:t>i</w:t>
                                </w:r>
                                <w:r w:rsidRPr="007D5040">
                                  <w:fldChar w:fldCharType="end"/>
                                </w:r>
                              </w:p>
                            </w:tc>
                          </w:tr>
                        </w:tbl>
                        <w:p w:rsidR="00986EB7" w:rsidRDefault="00986EB7"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95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986EB7">
                      <w:tc>
                        <w:tcPr>
                          <w:tcW w:w="1094" w:type="dxa"/>
                          <w:shd w:val="clear" w:color="auto" w:fill="auto"/>
                          <w:tcMar>
                            <w:right w:w="85" w:type="dxa"/>
                          </w:tcMar>
                        </w:tcPr>
                        <w:p w:rsidR="00986EB7" w:rsidRPr="007D5040" w:rsidRDefault="00986EB7" w:rsidP="004E27A9">
                          <w:pPr>
                            <w:pStyle w:val="Huisstijl-Pagina"/>
                          </w:pPr>
                          <w:r w:rsidRPr="007D5040">
                            <w:fldChar w:fldCharType="begin"/>
                          </w:r>
                          <w:r w:rsidRPr="007D5040">
                            <w:instrText xml:space="preserve"> PAGE</w:instrText>
                          </w:r>
                          <w:r w:rsidRPr="007D5040">
                            <w:fldChar w:fldCharType="separate"/>
                          </w:r>
                          <w:r w:rsidR="000067A5">
                            <w:t>i</w:t>
                          </w:r>
                          <w:r w:rsidRPr="007D5040">
                            <w:fldChar w:fldCharType="end"/>
                          </w:r>
                        </w:p>
                      </w:tc>
                    </w:tr>
                  </w:tbl>
                  <w:p w:rsidR="00986EB7" w:rsidRDefault="00986EB7"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986EB7" w:rsidRPr="004C2206">
      <w:tc>
        <w:tcPr>
          <w:tcW w:w="7371" w:type="dxa"/>
          <w:shd w:val="clear" w:color="auto" w:fill="auto"/>
        </w:tcPr>
        <w:p w:rsidR="00986EB7" w:rsidRPr="004C2206" w:rsidRDefault="000067A5" w:rsidP="000067A5">
          <w:pPr>
            <w:pStyle w:val="Huisstijl-Koptekst"/>
          </w:pPr>
          <w:bookmarkStart w:id="36" w:name="bmVoettekstSectie3_1" w:colFirst="0" w:colLast="0"/>
          <w:r>
            <w:t>Wave overtopping at dikes kernel</w:t>
          </w:r>
        </w:p>
      </w:tc>
    </w:tr>
  </w:tbl>
  <w:bookmarkEnd w:id="36"/>
  <w:p w:rsidR="00986EB7" w:rsidRPr="000E1715" w:rsidRDefault="00986EB7"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0067A5">
      <w:rPr>
        <w:noProof/>
      </w:rPr>
      <w:instrText>1</w:instrText>
    </w:r>
    <w:r>
      <w:rPr>
        <w:noProof/>
      </w:rPr>
      <w:fldChar w:fldCharType="end"/>
    </w:r>
    <w:r w:rsidRPr="000E1715">
      <w:instrText>"</w:instrText>
    </w:r>
    <w:r w:rsidRPr="000E1715">
      <w:fldChar w:fldCharType="separate"/>
    </w:r>
    <w:bookmarkStart w:id="37" w:name="Seq3"/>
    <w:r w:rsidR="000067A5">
      <w:rPr>
        <w:noProof/>
      </w:rPr>
      <w:t>1</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6C06A2">
    <w:pPr>
      <w:pStyle w:val="Footer"/>
    </w:pPr>
    <w:r>
      <w:rPr>
        <w:noProof/>
        <w:lang w:val="nl-NL" w:eastAsia="zh-CN"/>
      </w:rPr>
      <mc:AlternateContent>
        <mc:Choice Requires="wps">
          <w:drawing>
            <wp:anchor distT="0" distB="0" distL="114300" distR="114300" simplePos="0" relativeHeight="251681792" behindDoc="0" locked="0" layoutInCell="1" allowOverlap="1" wp14:anchorId="64FA34B2" wp14:editId="6DC48686">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986EB7" w:rsidRPr="004C2206" w:rsidTr="00426356">
                            <w:tc>
                              <w:tcPr>
                                <w:tcW w:w="1176" w:type="dxa"/>
                              </w:tcPr>
                              <w:bookmarkStart w:id="50" w:name="bmPagina2" w:colFirst="0" w:colLast="0"/>
                              <w:p w:rsidR="00986EB7" w:rsidRPr="00A21DE8" w:rsidRDefault="00986EB7" w:rsidP="00426356">
                                <w:pPr>
                                  <w:pStyle w:val="Huisstijl-Pagina"/>
                                  <w:jc w:val="left"/>
                                </w:pPr>
                                <w:r>
                                  <w:fldChar w:fldCharType="begin"/>
                                </w:r>
                                <w:r>
                                  <w:instrText xml:space="preserve"> PAGE  \* MERGEFORMAT </w:instrText>
                                </w:r>
                                <w:r>
                                  <w:fldChar w:fldCharType="separate"/>
                                </w:r>
                                <w:r w:rsidR="000067A5">
                                  <w:t>12</w:t>
                                </w:r>
                                <w:r>
                                  <w:fldChar w:fldCharType="end"/>
                                </w:r>
                                <w:r>
                                  <w:t xml:space="preserve"> of </w:t>
                                </w:r>
                                <w:r w:rsidR="000067A5">
                                  <w:fldChar w:fldCharType="begin"/>
                                </w:r>
                                <w:r w:rsidR="000067A5">
                                  <w:instrText xml:space="preserve"> DOCVARIABLE  TotAantalPag \* MERGEFORMAT </w:instrText>
                                </w:r>
                                <w:r w:rsidR="000067A5">
                                  <w:fldChar w:fldCharType="separate"/>
                                </w:r>
                                <w:r w:rsidR="000067A5">
                                  <w:t>17</w:t>
                                </w:r>
                                <w:r w:rsidR="000067A5">
                                  <w:fldChar w:fldCharType="end"/>
                                </w:r>
                              </w:p>
                            </w:tc>
                          </w:tr>
                          <w:bookmarkEnd w:id="50"/>
                        </w:tbl>
                        <w:p w:rsidR="00986EB7" w:rsidRDefault="00986EB7"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986EB7" w:rsidRPr="004C2206" w:rsidTr="00426356">
                      <w:tc>
                        <w:tcPr>
                          <w:tcW w:w="1176" w:type="dxa"/>
                        </w:tcPr>
                        <w:bookmarkStart w:id="51" w:name="bmPagina2" w:colFirst="0" w:colLast="0"/>
                        <w:p w:rsidR="00986EB7" w:rsidRPr="00A21DE8" w:rsidRDefault="00986EB7" w:rsidP="00426356">
                          <w:pPr>
                            <w:pStyle w:val="Huisstijl-Pagina"/>
                            <w:jc w:val="left"/>
                          </w:pPr>
                          <w:r>
                            <w:fldChar w:fldCharType="begin"/>
                          </w:r>
                          <w:r>
                            <w:instrText xml:space="preserve"> PAGE  \* MERGEFORMAT </w:instrText>
                          </w:r>
                          <w:r>
                            <w:fldChar w:fldCharType="separate"/>
                          </w:r>
                          <w:r w:rsidR="000067A5">
                            <w:t>12</w:t>
                          </w:r>
                          <w:r>
                            <w:fldChar w:fldCharType="end"/>
                          </w:r>
                          <w:r>
                            <w:t xml:space="preserve"> of </w:t>
                          </w:r>
                          <w:r w:rsidR="000067A5">
                            <w:fldChar w:fldCharType="begin"/>
                          </w:r>
                          <w:r w:rsidR="000067A5">
                            <w:instrText xml:space="preserve"> DOCVARIABLE  TotAantalPag \* MERGEFORMAT </w:instrText>
                          </w:r>
                          <w:r w:rsidR="000067A5">
                            <w:fldChar w:fldCharType="separate"/>
                          </w:r>
                          <w:r w:rsidR="000067A5">
                            <w:t>17</w:t>
                          </w:r>
                          <w:r w:rsidR="000067A5">
                            <w:fldChar w:fldCharType="end"/>
                          </w:r>
                        </w:p>
                      </w:tc>
                    </w:tr>
                    <w:bookmarkEnd w:id="51"/>
                  </w:tbl>
                  <w:p w:rsidR="00986EB7" w:rsidRDefault="00986EB7"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986EB7" w:rsidRPr="004C2206" w:rsidTr="009E3CFF">
      <w:trPr>
        <w:jc w:val="right"/>
      </w:trPr>
      <w:tc>
        <w:tcPr>
          <w:tcW w:w="7371" w:type="dxa"/>
          <w:shd w:val="clear" w:color="auto" w:fill="auto"/>
          <w:tcMar>
            <w:right w:w="28" w:type="dxa"/>
          </w:tcMar>
        </w:tcPr>
        <w:p w:rsidR="00986EB7" w:rsidRPr="004C2206" w:rsidRDefault="000067A5" w:rsidP="00C20E72">
          <w:pPr>
            <w:pStyle w:val="Huisstijl-Koptekst"/>
            <w:jc w:val="right"/>
          </w:pPr>
          <w:bookmarkStart w:id="52" w:name="bmVoettekstSectie4_2" w:colFirst="0" w:colLast="0"/>
          <w:r>
            <w:t>Wave overtopping at dikes kernel</w:t>
          </w:r>
        </w:p>
      </w:tc>
    </w:tr>
    <w:bookmarkEnd w:id="52"/>
  </w:tbl>
  <w:p w:rsidR="00986EB7" w:rsidRPr="006C06A2" w:rsidRDefault="00986EB7"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1220C3">
    <w:pPr>
      <w:pStyle w:val="Footer"/>
    </w:pPr>
    <w:r>
      <w:rPr>
        <w:noProof/>
        <w:lang w:val="nl-NL" w:eastAsia="zh-CN"/>
      </w:rPr>
      <mc:AlternateContent>
        <mc:Choice Requires="wps">
          <w:drawing>
            <wp:anchor distT="0" distB="0" distL="114300" distR="114300" simplePos="0" relativeHeight="251651072" behindDoc="0" locked="0" layoutInCell="1" allowOverlap="1" wp14:anchorId="2769B82B" wp14:editId="1DCB1C45">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986EB7">
                            <w:trPr>
                              <w:trHeight w:val="568"/>
                            </w:trPr>
                            <w:tc>
                              <w:tcPr>
                                <w:tcW w:w="1094" w:type="dxa"/>
                                <w:shd w:val="clear" w:color="auto" w:fill="auto"/>
                                <w:tcMar>
                                  <w:right w:w="85" w:type="dxa"/>
                                </w:tcMar>
                              </w:tcPr>
                              <w:bookmarkStart w:id="53" w:name="bmPagina1" w:colFirst="0" w:colLast="0"/>
                              <w:bookmarkStart w:id="54" w:name="bmTotPag" w:colFirst="0" w:colLast="0"/>
                              <w:p w:rsidR="00986EB7" w:rsidRPr="007D5040" w:rsidRDefault="00986EB7" w:rsidP="00D22AE5">
                                <w:pPr>
                                  <w:pStyle w:val="Huisstijl-Pagina"/>
                                </w:pPr>
                                <w:r>
                                  <w:fldChar w:fldCharType="begin"/>
                                </w:r>
                                <w:r>
                                  <w:instrText xml:space="preserve"> PAGE  \* MERGEFORMAT </w:instrText>
                                </w:r>
                                <w:r>
                                  <w:fldChar w:fldCharType="separate"/>
                                </w:r>
                                <w:r w:rsidR="000067A5">
                                  <w:t>1</w:t>
                                </w:r>
                                <w:r>
                                  <w:fldChar w:fldCharType="end"/>
                                </w:r>
                                <w:r>
                                  <w:t xml:space="preserve"> van </w:t>
                                </w:r>
                                <w:r w:rsidR="000067A5">
                                  <w:fldChar w:fldCharType="begin"/>
                                </w:r>
                                <w:r w:rsidR="000067A5">
                                  <w:instrText xml:space="preserve"> DOCVARIABLE  TotAantalPag \* MERGEFORMAT </w:instrText>
                                </w:r>
                                <w:r w:rsidR="000067A5">
                                  <w:fldChar w:fldCharType="separate"/>
                                </w:r>
                                <w:r w:rsidR="000067A5">
                                  <w:t>17</w:t>
                                </w:r>
                                <w:r w:rsidR="000067A5">
                                  <w:fldChar w:fldCharType="end"/>
                                </w:r>
                              </w:p>
                              <w:p w:rsidR="00986EB7" w:rsidRPr="007D5040" w:rsidRDefault="00986EB7" w:rsidP="00AF57A5">
                                <w:pPr>
                                  <w:pStyle w:val="Huisstijl-Pagina"/>
                                </w:pPr>
                              </w:p>
                            </w:tc>
                          </w:tr>
                          <w:bookmarkEnd w:id="53"/>
                          <w:bookmarkEnd w:id="54"/>
                        </w:tbl>
                        <w:p w:rsidR="00986EB7" w:rsidRDefault="00986EB7"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5107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986EB7">
                      <w:trPr>
                        <w:trHeight w:val="568"/>
                      </w:trPr>
                      <w:tc>
                        <w:tcPr>
                          <w:tcW w:w="1094" w:type="dxa"/>
                          <w:shd w:val="clear" w:color="auto" w:fill="auto"/>
                          <w:tcMar>
                            <w:right w:w="85" w:type="dxa"/>
                          </w:tcMar>
                        </w:tcPr>
                        <w:bookmarkStart w:id="55" w:name="bmPagina1" w:colFirst="0" w:colLast="0"/>
                        <w:bookmarkStart w:id="56" w:name="bmTotPag" w:colFirst="0" w:colLast="0"/>
                        <w:p w:rsidR="00986EB7" w:rsidRPr="007D5040" w:rsidRDefault="00986EB7" w:rsidP="00D22AE5">
                          <w:pPr>
                            <w:pStyle w:val="Huisstijl-Pagina"/>
                          </w:pPr>
                          <w:r>
                            <w:fldChar w:fldCharType="begin"/>
                          </w:r>
                          <w:r>
                            <w:instrText xml:space="preserve"> PAGE  \* MERGEFORMAT </w:instrText>
                          </w:r>
                          <w:r>
                            <w:fldChar w:fldCharType="separate"/>
                          </w:r>
                          <w:r w:rsidR="000067A5">
                            <w:t>1</w:t>
                          </w:r>
                          <w:r>
                            <w:fldChar w:fldCharType="end"/>
                          </w:r>
                          <w:r>
                            <w:t xml:space="preserve"> van </w:t>
                          </w:r>
                          <w:r w:rsidR="000067A5">
                            <w:fldChar w:fldCharType="begin"/>
                          </w:r>
                          <w:r w:rsidR="000067A5">
                            <w:instrText xml:space="preserve"> DOCVARIABLE  TotAantalPag \* MERGEFORMAT </w:instrText>
                          </w:r>
                          <w:r w:rsidR="000067A5">
                            <w:fldChar w:fldCharType="separate"/>
                          </w:r>
                          <w:r w:rsidR="000067A5">
                            <w:t>17</w:t>
                          </w:r>
                          <w:r w:rsidR="000067A5">
                            <w:fldChar w:fldCharType="end"/>
                          </w:r>
                        </w:p>
                        <w:p w:rsidR="00986EB7" w:rsidRPr="007D5040" w:rsidRDefault="00986EB7" w:rsidP="00AF57A5">
                          <w:pPr>
                            <w:pStyle w:val="Huisstijl-Pagina"/>
                          </w:pPr>
                        </w:p>
                      </w:tc>
                    </w:tr>
                    <w:bookmarkEnd w:id="55"/>
                    <w:bookmarkEnd w:id="56"/>
                  </w:tbl>
                  <w:p w:rsidR="00986EB7" w:rsidRDefault="00986EB7"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986EB7" w:rsidRPr="004C2206">
      <w:tc>
        <w:tcPr>
          <w:tcW w:w="7371" w:type="dxa"/>
          <w:shd w:val="clear" w:color="auto" w:fill="auto"/>
        </w:tcPr>
        <w:p w:rsidR="00986EB7" w:rsidRPr="004C2206" w:rsidRDefault="000067A5" w:rsidP="000067A5">
          <w:pPr>
            <w:pStyle w:val="Huisstijl-Koptekst"/>
          </w:pPr>
          <w:bookmarkStart w:id="57" w:name="bmVoettekstSectie4_1" w:colFirst="0" w:colLast="0"/>
          <w:r>
            <w:t>Wave overtopping at dikes kernel</w:t>
          </w:r>
        </w:p>
      </w:tc>
    </w:tr>
    <w:bookmarkEnd w:id="57"/>
  </w:tbl>
  <w:p w:rsidR="00986EB7" w:rsidRPr="00EB7C9E" w:rsidRDefault="00986EB7"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0878" w:rsidRDefault="009C0878">
      <w:r>
        <w:separator/>
      </w:r>
    </w:p>
  </w:footnote>
  <w:footnote w:type="continuationSeparator" w:id="0">
    <w:p w:rsidR="009C0878" w:rsidRDefault="009C08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580167">
    <w:r>
      <w:rPr>
        <w:noProof/>
        <w:lang w:val="nl-NL" w:eastAsia="zh-CN"/>
      </w:rPr>
      <mc:AlternateContent>
        <mc:Choice Requires="wps">
          <w:drawing>
            <wp:anchor distT="0" distB="0" distL="114300" distR="114300" simplePos="0" relativeHeight="251630592" behindDoc="0" locked="0" layoutInCell="1" allowOverlap="1" wp14:anchorId="07DFEC02" wp14:editId="346DC844">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986EB7">
                            <w:tc>
                              <w:tcPr>
                                <w:tcW w:w="6237" w:type="dxa"/>
                                <w:shd w:val="clear" w:color="auto" w:fill="auto"/>
                              </w:tcPr>
                              <w:p w:rsidR="00986EB7" w:rsidRPr="00564E53" w:rsidRDefault="000067A5" w:rsidP="000067A5">
                                <w:pPr>
                                  <w:pStyle w:val="Huisstijl-Gegeven"/>
                                </w:pPr>
                                <w:bookmarkStart w:id="0" w:name="bmAuteurs1" w:colFirst="0" w:colLast="0"/>
                                <w:r>
                                  <w:t>J.P. de Waal</w:t>
                                </w:r>
                              </w:p>
                            </w:tc>
                          </w:tr>
                          <w:bookmarkEnd w:id="0"/>
                        </w:tbl>
                        <w:p w:rsidR="00986EB7" w:rsidRDefault="00986EB7" w:rsidP="000369FA">
                          <w:pPr>
                            <w:pStyle w:val="Header"/>
                          </w:pPr>
                        </w:p>
                        <w:p w:rsidR="00986EB7" w:rsidRDefault="00986EB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986EB7">
                      <w:tc>
                        <w:tcPr>
                          <w:tcW w:w="6237" w:type="dxa"/>
                          <w:shd w:val="clear" w:color="auto" w:fill="auto"/>
                        </w:tcPr>
                        <w:p w:rsidR="00986EB7" w:rsidRPr="00564E53" w:rsidRDefault="000067A5" w:rsidP="000067A5">
                          <w:pPr>
                            <w:pStyle w:val="Huisstijl-Gegeven"/>
                          </w:pPr>
                          <w:bookmarkStart w:id="1" w:name="bmAuteurs1" w:colFirst="0" w:colLast="0"/>
                          <w:r>
                            <w:t>J.P. de Waal</w:t>
                          </w:r>
                        </w:p>
                      </w:tc>
                    </w:tr>
                    <w:bookmarkEnd w:id="1"/>
                  </w:tbl>
                  <w:p w:rsidR="00986EB7" w:rsidRDefault="00986EB7" w:rsidP="000369FA">
                    <w:pPr>
                      <w:pStyle w:val="Header"/>
                    </w:pPr>
                  </w:p>
                  <w:p w:rsidR="00986EB7" w:rsidRDefault="00986EB7"/>
                </w:txbxContent>
              </v:textbox>
              <w10:wrap anchorx="page" anchory="page"/>
            </v:shape>
          </w:pict>
        </mc:Fallback>
      </mc:AlternateContent>
    </w:r>
    <w:r>
      <w:rPr>
        <w:noProof/>
        <w:lang w:val="nl-NL" w:eastAsia="zh-CN"/>
      </w:rPr>
      <mc:AlternateContent>
        <mc:Choice Requires="wps">
          <w:drawing>
            <wp:anchor distT="0" distB="0" distL="114300" distR="114300" simplePos="0" relativeHeight="251608064" behindDoc="1" locked="0" layoutInCell="1" allowOverlap="1" wp14:anchorId="72A8B3BD" wp14:editId="4D044E19">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pPr>
                                  <w:jc w:val="right"/>
                                </w:pPr>
                                <w:bookmarkStart w:id="2" w:name="bmLogoSectie1_1" w:colFirst="0" w:colLast="0"/>
                                <w:r>
                                  <w:rPr>
                                    <w:noProof/>
                                    <w:lang w:val="nl-NL" w:eastAsia="zh-CN"/>
                                  </w:rPr>
                                  <w:drawing>
                                    <wp:inline distT="0" distB="0" distL="0" distR="0" wp14:anchorId="44ABBABF" wp14:editId="0B280B74">
                                      <wp:extent cx="1225296" cy="352044"/>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986EB7" w:rsidRDefault="00986EB7"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pPr>
                            <w:jc w:val="right"/>
                          </w:pPr>
                          <w:bookmarkStart w:id="3" w:name="bmLogoSectie1_1" w:colFirst="0" w:colLast="0"/>
                          <w:r>
                            <w:rPr>
                              <w:noProof/>
                              <w:lang w:val="nl-NL" w:eastAsia="zh-CN"/>
                            </w:rPr>
                            <w:drawing>
                              <wp:inline distT="0" distB="0" distL="0" distR="0" wp14:anchorId="44ABBABF" wp14:editId="0B280B74">
                                <wp:extent cx="1225296" cy="352044"/>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986EB7" w:rsidRDefault="00986EB7" w:rsidP="00580167"/>
                </w:txbxContent>
              </v:textbox>
              <w10:wrap anchorx="page" anchory="page"/>
            </v:shape>
          </w:pict>
        </mc:Fallback>
      </mc:AlternateContent>
    </w:r>
  </w:p>
  <w:p w:rsidR="00986EB7" w:rsidRDefault="00986EB7" w:rsidP="00580167"/>
  <w:p w:rsidR="00986EB7" w:rsidRDefault="00986EB7" w:rsidP="00580167"/>
  <w:p w:rsidR="00986EB7" w:rsidRDefault="00986EB7" w:rsidP="00580167"/>
  <w:p w:rsidR="00986EB7" w:rsidRDefault="00986EB7" w:rsidP="00580167"/>
  <w:p w:rsidR="00986EB7" w:rsidRDefault="00986EB7" w:rsidP="00580167"/>
  <w:p w:rsidR="00986EB7" w:rsidRDefault="00986EB7" w:rsidP="00580167"/>
  <w:p w:rsidR="00986EB7" w:rsidRDefault="00986EB7" w:rsidP="00580167"/>
  <w:p w:rsidR="00986EB7" w:rsidRDefault="00986EB7" w:rsidP="00580167"/>
  <w:p w:rsidR="00986EB7" w:rsidRDefault="00986EB7" w:rsidP="00580167"/>
  <w:p w:rsidR="00986EB7" w:rsidRDefault="00986EB7" w:rsidP="00580167"/>
  <w:p w:rsidR="00986EB7" w:rsidRDefault="00986EB7" w:rsidP="00580167"/>
  <w:p w:rsidR="00986EB7" w:rsidRDefault="00986EB7" w:rsidP="00580167"/>
  <w:p w:rsidR="00986EB7" w:rsidRDefault="00986EB7" w:rsidP="00580167"/>
  <w:p w:rsidR="00986EB7" w:rsidRDefault="00986EB7" w:rsidP="00580167"/>
  <w:p w:rsidR="00986EB7" w:rsidRDefault="00986EB7"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986EB7" w:rsidRPr="004C2206">
      <w:trPr>
        <w:trHeight w:hRule="exact" w:val="2041"/>
      </w:trPr>
      <w:tc>
        <w:tcPr>
          <w:tcW w:w="6237" w:type="dxa"/>
          <w:shd w:val="clear" w:color="auto" w:fill="auto"/>
        </w:tcPr>
        <w:p w:rsidR="000067A5" w:rsidRDefault="000067A5" w:rsidP="000067A5">
          <w:pPr>
            <w:pStyle w:val="Huisstijl-Titel"/>
          </w:pPr>
          <w:bookmarkStart w:id="4" w:name="bmTitel1" w:colFirst="0" w:colLast="0"/>
          <w:r>
            <w:t>Wave overtopping at dikes kernel</w:t>
          </w:r>
        </w:p>
        <w:p w:rsidR="000067A5" w:rsidRDefault="000067A5" w:rsidP="000067A5">
          <w:pPr>
            <w:pStyle w:val="Huisstijl-Subtitel"/>
          </w:pPr>
        </w:p>
        <w:p w:rsidR="00986EB7" w:rsidRDefault="000067A5" w:rsidP="000067A5">
          <w:pPr>
            <w:pStyle w:val="Huisstijl-Subtitel"/>
          </w:pPr>
          <w:r>
            <w:t>Test report 18.1.1</w:t>
          </w:r>
        </w:p>
      </w:tc>
    </w:tr>
    <w:bookmarkEnd w:id="4"/>
  </w:tbl>
  <w:p w:rsidR="00986EB7" w:rsidRDefault="00986EB7" w:rsidP="00580167">
    <w:pPr>
      <w:rPr>
        <w:lang w:val="en-US"/>
      </w:rPr>
    </w:pPr>
  </w:p>
  <w:p w:rsidR="00986EB7" w:rsidRDefault="00986EB7" w:rsidP="00580167">
    <w:pPr>
      <w:rPr>
        <w:lang w:val="en-US"/>
      </w:rPr>
    </w:pPr>
  </w:p>
  <w:p w:rsidR="00986EB7" w:rsidRDefault="00986EB7" w:rsidP="00580167">
    <w:pPr>
      <w:rPr>
        <w:lang w:val="en-US"/>
      </w:rPr>
    </w:pPr>
  </w:p>
  <w:p w:rsidR="00986EB7" w:rsidRPr="00580167" w:rsidRDefault="00986EB7" w:rsidP="0058016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B24026">
    <w:pPr>
      <w:pStyle w:val="Header"/>
    </w:pPr>
    <w:r>
      <w:rPr>
        <w:noProof/>
        <w:lang w:val="nl-NL" w:eastAsia="zh-CN"/>
      </w:rPr>
      <mc:AlternateContent>
        <mc:Choice Requires="wps">
          <w:drawing>
            <wp:anchor distT="0" distB="0" distL="114300" distR="114300" simplePos="0" relativeHeight="251699200" behindDoc="0" locked="0" layoutInCell="1" allowOverlap="1" wp14:anchorId="140843F5" wp14:editId="1C23CD05">
              <wp:simplePos x="0" y="0"/>
              <wp:positionH relativeFrom="margin">
                <wp:align>right</wp:align>
              </wp:positionH>
              <wp:positionV relativeFrom="paragraph">
                <wp:posOffset>144145</wp:posOffset>
              </wp:positionV>
              <wp:extent cx="3733800" cy="279400"/>
              <wp:effectExtent l="0" t="1270" r="635" b="0"/>
              <wp:wrapNone/>
              <wp:docPr id="13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986EB7">
                            <w:tc>
                              <w:tcPr>
                                <w:tcW w:w="5501" w:type="dxa"/>
                                <w:shd w:val="clear" w:color="auto" w:fill="auto"/>
                                <w:tcMar>
                                  <w:right w:w="85" w:type="dxa"/>
                                </w:tcMar>
                              </w:tcPr>
                              <w:p w:rsidR="00986EB7" w:rsidRDefault="00986EB7" w:rsidP="001220C3">
                                <w:pPr>
                                  <w:pStyle w:val="Huisstijl-Koptekst"/>
                                  <w:jc w:val="right"/>
                                </w:pPr>
                                <w:r>
                                  <w:t>1230095-002-HYE-0033, 19 December 2016, final</w:t>
                                </w:r>
                              </w:p>
                            </w:tc>
                          </w:tr>
                        </w:tbl>
                        <w:p w:rsidR="00986EB7" w:rsidRDefault="00986EB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242.8pt;margin-top:11.35pt;width:294pt;height:22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N/ZugIAAMQ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986EB7">
                      <w:tc>
                        <w:tcPr>
                          <w:tcW w:w="5501" w:type="dxa"/>
                          <w:shd w:val="clear" w:color="auto" w:fill="auto"/>
                          <w:tcMar>
                            <w:right w:w="85" w:type="dxa"/>
                          </w:tcMar>
                        </w:tcPr>
                        <w:p w:rsidR="00986EB7" w:rsidRDefault="00986EB7" w:rsidP="001220C3">
                          <w:pPr>
                            <w:pStyle w:val="Huisstijl-Koptekst"/>
                            <w:jc w:val="right"/>
                          </w:pPr>
                          <w:r>
                            <w:t>1230095-002-HYE-0033, 19 December 2016, final</w:t>
                          </w:r>
                        </w:p>
                      </w:tc>
                    </w:tr>
                  </w:tbl>
                  <w:p w:rsidR="00986EB7" w:rsidRDefault="00986EB7" w:rsidP="001220C3"/>
                </w:txbxContent>
              </v:textbox>
              <w10:wrap anchorx="margin"/>
            </v:shape>
          </w:pict>
        </mc:Fallback>
      </mc:AlternateContent>
    </w:r>
  </w:p>
  <w:p w:rsidR="00986EB7" w:rsidRPr="00982765" w:rsidRDefault="00986EB7" w:rsidP="00B24026">
    <w:pPr>
      <w:pStyle w:val="Header"/>
    </w:pPr>
    <w:r>
      <w:rPr>
        <w:noProof/>
        <w:lang w:val="nl-NL" w:eastAsia="zh-CN"/>
      </w:rPr>
      <mc:AlternateContent>
        <mc:Choice Requires="wps">
          <w:drawing>
            <wp:anchor distT="0" distB="0" distL="114300" distR="114300" simplePos="0" relativeHeight="251693056" behindDoc="1" locked="1" layoutInCell="1" allowOverlap="1" wp14:anchorId="247D0971" wp14:editId="6BDFF89C">
              <wp:simplePos x="0" y="0"/>
              <wp:positionH relativeFrom="margin">
                <wp:align>left</wp:align>
              </wp:positionH>
              <wp:positionV relativeFrom="page">
                <wp:posOffset>457200</wp:posOffset>
              </wp:positionV>
              <wp:extent cx="3352800" cy="1259840"/>
              <wp:effectExtent l="0" t="0" r="0" b="16510"/>
              <wp:wrapNone/>
              <wp:docPr id="13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986EB7" w:rsidP="002105C6">
                                <w:r>
                                  <w:rPr>
                                    <w:noProof/>
                                    <w:lang w:val="nl-NL" w:eastAsia="zh-CN"/>
                                  </w:rPr>
                                  <w:drawing>
                                    <wp:inline distT="0" distB="0" distL="0" distR="0" wp14:anchorId="636654CD" wp14:editId="67D01E7A">
                                      <wp:extent cx="1225296" cy="352044"/>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tbl>
                        <w:p w:rsidR="00986EB7" w:rsidRDefault="00986EB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left:0;text-align:left;margin-left:0;margin-top:36pt;width:264pt;height:99.2pt;z-index:-2516234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yu7twIAALU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986EB7" w:rsidP="002105C6">
                          <w:r>
                            <w:rPr>
                              <w:noProof/>
                              <w:lang w:val="nl-NL" w:eastAsia="zh-CN"/>
                            </w:rPr>
                            <w:drawing>
                              <wp:inline distT="0" distB="0" distL="0" distR="0" wp14:anchorId="636654CD" wp14:editId="67D01E7A">
                                <wp:extent cx="1225296" cy="352044"/>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tbl>
                  <w:p w:rsidR="00986EB7" w:rsidRDefault="00986EB7" w:rsidP="00B24026"/>
                </w:txbxContent>
              </v:textbox>
              <w10:wrap anchorx="margin" anchory="page"/>
              <w10:anchorlock/>
            </v:shape>
          </w:pict>
        </mc:Fallback>
      </mc:AlternateContent>
    </w:r>
  </w:p>
  <w:p w:rsidR="00986EB7" w:rsidRPr="00672ACD" w:rsidRDefault="00986EB7" w:rsidP="00B24026">
    <w:pPr>
      <w:pStyle w:val="Header"/>
    </w:pPr>
  </w:p>
  <w:p w:rsidR="00986EB7" w:rsidRPr="00B24026" w:rsidRDefault="00986EB7" w:rsidP="00B24026">
    <w:pPr>
      <w:pStyle w:val="Header"/>
    </w:pPr>
  </w:p>
  <w:p w:rsidR="00986EB7" w:rsidRPr="00B24026" w:rsidRDefault="00986EB7" w:rsidP="00B2402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4C2206">
    <w:r>
      <w:rPr>
        <w:noProof/>
        <w:lang w:val="nl-NL" w:eastAsia="zh-CN"/>
      </w:rPr>
      <mc:AlternateContent>
        <mc:Choice Requires="wps">
          <w:drawing>
            <wp:anchor distT="0" distB="0" distL="114300" distR="114300" simplePos="0" relativeHeight="251627520" behindDoc="1" locked="0" layoutInCell="1" allowOverlap="1" wp14:anchorId="3934F943" wp14:editId="404B538F">
              <wp:simplePos x="0" y="0"/>
              <wp:positionH relativeFrom="page">
                <wp:posOffset>25400</wp:posOffset>
              </wp:positionH>
              <wp:positionV relativeFrom="page">
                <wp:posOffset>25400</wp:posOffset>
              </wp:positionV>
              <wp:extent cx="7505700" cy="10674350"/>
              <wp:effectExtent l="0" t="0"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48"/>
                          </w:tblGrid>
                          <w:tr w:rsidR="00986EB7" w:rsidTr="00426356">
                            <w:tc>
                              <w:tcPr>
                                <w:tcW w:w="11732" w:type="dxa"/>
                              </w:tcPr>
                              <w:p w:rsidR="00986EB7" w:rsidRDefault="000067A5" w:rsidP="000067A5">
                                <w:bookmarkStart w:id="9" w:name="bmLogo0" w:colFirst="0" w:colLast="0"/>
                                <w:r>
                                  <w:rPr>
                                    <w:noProof/>
                                    <w:lang w:val="nl-NL" w:eastAsia="zh-CN"/>
                                  </w:rPr>
                                  <w:drawing>
                                    <wp:inline distT="0" distB="0" distL="0" distR="0" wp14:anchorId="4E4E9A4A" wp14:editId="3881EB44">
                                      <wp:extent cx="7322820" cy="10393045"/>
                                      <wp:effectExtent l="0" t="0" r="0" b="8255"/>
                                      <wp:docPr id="160" name="Picture 1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322820" cy="10393045"/>
                                              </a:xfrm>
                                              <a:prstGeom prst="rect">
                                                <a:avLst/>
                                              </a:prstGeom>
                                            </pic:spPr>
                                          </pic:pic>
                                        </a:graphicData>
                                      </a:graphic>
                                    </wp:inline>
                                  </w:drawing>
                                </w:r>
                              </w:p>
                            </w:tc>
                          </w:tr>
                          <w:bookmarkEnd w:id="9"/>
                        </w:tbl>
                        <w:p w:rsidR="00986EB7" w:rsidRDefault="00986EB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48"/>
                    </w:tblGrid>
                    <w:tr w:rsidR="00986EB7" w:rsidTr="00426356">
                      <w:tc>
                        <w:tcPr>
                          <w:tcW w:w="11732" w:type="dxa"/>
                        </w:tcPr>
                        <w:p w:rsidR="00986EB7" w:rsidRDefault="000067A5" w:rsidP="000067A5">
                          <w:bookmarkStart w:id="10" w:name="bmLogo0" w:colFirst="0" w:colLast="0"/>
                          <w:r>
                            <w:rPr>
                              <w:noProof/>
                              <w:lang w:val="nl-NL" w:eastAsia="zh-CN"/>
                            </w:rPr>
                            <w:drawing>
                              <wp:inline distT="0" distB="0" distL="0" distR="0" wp14:anchorId="4E4E9A4A" wp14:editId="3881EB44">
                                <wp:extent cx="7322820" cy="10393045"/>
                                <wp:effectExtent l="0" t="0" r="0" b="8255"/>
                                <wp:docPr id="160" name="Picture 1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322820" cy="10393045"/>
                                        </a:xfrm>
                                        <a:prstGeom prst="rect">
                                          <a:avLst/>
                                        </a:prstGeom>
                                      </pic:spPr>
                                    </pic:pic>
                                  </a:graphicData>
                                </a:graphic>
                              </wp:inline>
                            </w:drawing>
                          </w:r>
                        </w:p>
                      </w:tc>
                    </w:tr>
                    <w:bookmarkEnd w:id="10"/>
                  </w:tbl>
                  <w:p w:rsidR="00986EB7" w:rsidRDefault="00986EB7"/>
                </w:txbxContent>
              </v:textbox>
              <w10:wrap anchorx="page" anchory="page"/>
            </v:shape>
          </w:pict>
        </mc:Fallback>
      </mc:AlternateContent>
    </w:r>
  </w:p>
  <w:p w:rsidR="00986EB7" w:rsidRDefault="00986EB7" w:rsidP="004C2206"/>
  <w:p w:rsidR="00986EB7" w:rsidRDefault="00986EB7" w:rsidP="004C2206"/>
  <w:p w:rsidR="00986EB7" w:rsidRDefault="00986EB7" w:rsidP="004C2206"/>
  <w:p w:rsidR="00986EB7" w:rsidRDefault="00986EB7" w:rsidP="004C2206"/>
  <w:p w:rsidR="00986EB7" w:rsidRDefault="00986EB7" w:rsidP="004C2206"/>
  <w:p w:rsidR="00986EB7" w:rsidRDefault="00986EB7" w:rsidP="004C2206"/>
  <w:p w:rsidR="00986EB7" w:rsidRDefault="00986EB7" w:rsidP="004C2206"/>
  <w:p w:rsidR="00986EB7" w:rsidRDefault="00986EB7" w:rsidP="004C2206"/>
  <w:p w:rsidR="00986EB7" w:rsidRDefault="00986EB7" w:rsidP="004C2206"/>
  <w:p w:rsidR="00986EB7" w:rsidRDefault="00986EB7" w:rsidP="004C2206"/>
  <w:p w:rsidR="00986EB7" w:rsidRDefault="00986EB7" w:rsidP="004C2206"/>
  <w:p w:rsidR="00986EB7" w:rsidRDefault="00986EB7" w:rsidP="004C2206"/>
  <w:p w:rsidR="00986EB7" w:rsidRDefault="00986EB7" w:rsidP="004C2206"/>
  <w:p w:rsidR="00986EB7" w:rsidRDefault="00986EB7" w:rsidP="004C2206"/>
  <w:p w:rsidR="00986EB7" w:rsidRDefault="00986EB7"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986EB7" w:rsidRPr="004C2206">
      <w:trPr>
        <w:trHeight w:hRule="exact" w:val="2041"/>
      </w:trPr>
      <w:tc>
        <w:tcPr>
          <w:tcW w:w="5245" w:type="dxa"/>
          <w:shd w:val="clear" w:color="auto" w:fill="auto"/>
        </w:tcPr>
        <w:p w:rsidR="000067A5" w:rsidRDefault="000067A5" w:rsidP="000067A5">
          <w:pPr>
            <w:pStyle w:val="Huisstijl-Titel"/>
          </w:pPr>
          <w:bookmarkStart w:id="11" w:name="bmTitel0" w:colFirst="0" w:colLast="0"/>
          <w:r>
            <w:t>Wave overtopping at dikes kernel</w:t>
          </w:r>
        </w:p>
        <w:p w:rsidR="000067A5" w:rsidRDefault="000067A5" w:rsidP="000067A5">
          <w:pPr>
            <w:pStyle w:val="Huisstijl-Subtitel"/>
          </w:pPr>
        </w:p>
        <w:p w:rsidR="00986EB7" w:rsidRDefault="000067A5" w:rsidP="000067A5">
          <w:pPr>
            <w:pStyle w:val="Huisstijl-Subtitel"/>
          </w:pPr>
          <w:r>
            <w:t>Test report 18.1.1</w:t>
          </w:r>
        </w:p>
      </w:tc>
    </w:tr>
    <w:bookmarkEnd w:id="11"/>
  </w:tbl>
  <w:p w:rsidR="00986EB7" w:rsidRDefault="00986EB7" w:rsidP="00A1473F">
    <w:pPr>
      <w:rPr>
        <w:lang w:val="en-US"/>
      </w:rPr>
    </w:pPr>
  </w:p>
  <w:p w:rsidR="00986EB7" w:rsidRDefault="00986EB7" w:rsidP="00A1473F">
    <w:pPr>
      <w:rPr>
        <w:lang w:val="en-US"/>
      </w:rPr>
    </w:pPr>
  </w:p>
  <w:p w:rsidR="00986EB7" w:rsidRDefault="00986EB7" w:rsidP="00A1473F">
    <w:pPr>
      <w:rPr>
        <w:lang w:val="en-US"/>
      </w:rPr>
    </w:pPr>
  </w:p>
  <w:p w:rsidR="00986EB7" w:rsidRDefault="00986EB7"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672ACD">
    <w:pPr>
      <w:pStyle w:val="Header"/>
    </w:pPr>
  </w:p>
  <w:p w:rsidR="00986EB7" w:rsidRDefault="00986EB7" w:rsidP="00672ACD">
    <w:pPr>
      <w:pStyle w:val="Header"/>
    </w:pPr>
  </w:p>
  <w:p w:rsidR="00986EB7" w:rsidRDefault="00986EB7" w:rsidP="00672ACD">
    <w:pPr>
      <w:pStyle w:val="Header"/>
    </w:pPr>
  </w:p>
  <w:p w:rsidR="00986EB7" w:rsidRDefault="00986EB7"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986EB7" w:rsidRPr="004C2206">
      <w:tc>
        <w:tcPr>
          <w:tcW w:w="4004" w:type="dxa"/>
          <w:gridSpan w:val="2"/>
          <w:shd w:val="clear" w:color="auto" w:fill="auto"/>
        </w:tcPr>
        <w:p w:rsidR="00986EB7" w:rsidRPr="00EF1CDD" w:rsidRDefault="000067A5" w:rsidP="000067A5">
          <w:pPr>
            <w:pStyle w:val="Huisstijl-Gegeven"/>
          </w:pPr>
          <w:bookmarkStart w:id="16" w:name="tblGegevensSectie2b" w:colFirst="0" w:colLast="3"/>
          <w:r>
            <w:t xml:space="preserve"> </w:t>
          </w:r>
        </w:p>
      </w:tc>
      <w:tc>
        <w:tcPr>
          <w:tcW w:w="4745" w:type="dxa"/>
          <w:gridSpan w:val="3"/>
          <w:tcBorders>
            <w:left w:val="nil"/>
          </w:tcBorders>
          <w:shd w:val="clear" w:color="auto" w:fill="auto"/>
        </w:tcPr>
        <w:p w:rsidR="000067A5" w:rsidRDefault="000067A5" w:rsidP="000067A5">
          <w:pPr>
            <w:pStyle w:val="Huisstijl-Kopje"/>
          </w:pPr>
          <w:r>
            <w:t>Title</w:t>
          </w:r>
        </w:p>
        <w:p w:rsidR="00986EB7" w:rsidRPr="00EF1CDD" w:rsidRDefault="000067A5" w:rsidP="000067A5">
          <w:pPr>
            <w:pStyle w:val="Huisstijl-Gegeven"/>
          </w:pPr>
          <w:r>
            <w:t>Wave overtopping at dikes kernel</w:t>
          </w:r>
        </w:p>
      </w:tc>
    </w:tr>
    <w:tr w:rsidR="00986EB7" w:rsidRPr="004C2206">
      <w:tc>
        <w:tcPr>
          <w:tcW w:w="5246" w:type="dxa"/>
          <w:gridSpan w:val="3"/>
          <w:shd w:val="clear" w:color="auto" w:fill="auto"/>
        </w:tcPr>
        <w:p w:rsidR="00986EB7" w:rsidRPr="004C2206" w:rsidRDefault="00986EB7" w:rsidP="005D7DC8">
          <w:pPr>
            <w:pStyle w:val="Huisstijl-Gegeven"/>
          </w:pPr>
        </w:p>
      </w:tc>
      <w:tc>
        <w:tcPr>
          <w:tcW w:w="3503" w:type="dxa"/>
          <w:gridSpan w:val="2"/>
        </w:tcPr>
        <w:p w:rsidR="00986EB7" w:rsidRPr="004C2206" w:rsidRDefault="00986EB7" w:rsidP="005D7DC8">
          <w:pPr>
            <w:pStyle w:val="Huisstijl-Gegeven"/>
          </w:pPr>
        </w:p>
      </w:tc>
    </w:tr>
    <w:tr w:rsidR="00986EB7" w:rsidRPr="004C2206">
      <w:tc>
        <w:tcPr>
          <w:tcW w:w="2694" w:type="dxa"/>
          <w:shd w:val="clear" w:color="auto" w:fill="auto"/>
        </w:tcPr>
        <w:p w:rsidR="000067A5" w:rsidRDefault="000067A5" w:rsidP="000067A5">
          <w:pPr>
            <w:pStyle w:val="Huisstijl-Kopje"/>
            <w:rPr>
              <w:lang w:val="nl-NL"/>
            </w:rPr>
          </w:pPr>
          <w:r>
            <w:rPr>
              <w:lang w:val="nl-NL"/>
            </w:rPr>
            <w:t>Client</w:t>
          </w:r>
        </w:p>
        <w:p w:rsidR="000067A5" w:rsidRDefault="000067A5" w:rsidP="000067A5">
          <w:pPr>
            <w:pStyle w:val="Huisstijl-Gegeven"/>
            <w:rPr>
              <w:lang w:val="nl-NL"/>
            </w:rPr>
          </w:pPr>
          <w:r>
            <w:rPr>
              <w:lang w:val="nl-NL"/>
            </w:rPr>
            <w:t>Rijkswaterstaat Water, Verkeer en Leefomgeving, LELYSTAD</w:t>
          </w:r>
        </w:p>
        <w:p w:rsidR="00986EB7" w:rsidRPr="000067A5" w:rsidRDefault="00986EB7" w:rsidP="000067A5">
          <w:pPr>
            <w:pStyle w:val="Huisstijl-Gegeven"/>
            <w:rPr>
              <w:lang w:val="nl-NL"/>
            </w:rPr>
          </w:pPr>
        </w:p>
      </w:tc>
      <w:tc>
        <w:tcPr>
          <w:tcW w:w="2552" w:type="dxa"/>
          <w:gridSpan w:val="2"/>
          <w:shd w:val="clear" w:color="auto" w:fill="auto"/>
        </w:tcPr>
        <w:p w:rsidR="000067A5" w:rsidRDefault="000067A5" w:rsidP="000067A5">
          <w:pPr>
            <w:pStyle w:val="Huisstijl-Kopje"/>
          </w:pPr>
          <w:r>
            <w:t>Project</w:t>
          </w:r>
        </w:p>
        <w:p w:rsidR="000067A5" w:rsidRDefault="000067A5" w:rsidP="000067A5">
          <w:pPr>
            <w:pStyle w:val="Huisstijl-Gegeven"/>
          </w:pPr>
          <w:r>
            <w:t>11202231-002</w:t>
          </w:r>
        </w:p>
        <w:p w:rsidR="00986EB7" w:rsidRPr="004C2206" w:rsidRDefault="00986EB7" w:rsidP="000067A5">
          <w:pPr>
            <w:pStyle w:val="Huisstijl-Gegeven"/>
          </w:pPr>
        </w:p>
      </w:tc>
      <w:tc>
        <w:tcPr>
          <w:tcW w:w="2552" w:type="dxa"/>
        </w:tcPr>
        <w:p w:rsidR="000067A5" w:rsidRDefault="000067A5" w:rsidP="000067A5">
          <w:pPr>
            <w:pStyle w:val="Huisstijl-Kopje"/>
          </w:pPr>
          <w:r>
            <w:t>Attribute</w:t>
          </w:r>
        </w:p>
        <w:p w:rsidR="000067A5" w:rsidRDefault="000067A5" w:rsidP="000067A5">
          <w:pPr>
            <w:pStyle w:val="Huisstijl-Gegeven"/>
          </w:pPr>
          <w:r>
            <w:t>11202231-002-HYE-0018</w:t>
          </w:r>
        </w:p>
        <w:p w:rsidR="00986EB7" w:rsidRPr="004C2206" w:rsidRDefault="00986EB7" w:rsidP="000067A5">
          <w:pPr>
            <w:pStyle w:val="Huisstijl-Gegeven"/>
          </w:pPr>
        </w:p>
      </w:tc>
      <w:tc>
        <w:tcPr>
          <w:tcW w:w="951" w:type="dxa"/>
        </w:tcPr>
        <w:p w:rsidR="000067A5" w:rsidRDefault="000067A5" w:rsidP="000067A5">
          <w:pPr>
            <w:pStyle w:val="Huisstijl-Kopje"/>
          </w:pPr>
          <w:r>
            <w:t>Pages</w:t>
          </w:r>
        </w:p>
        <w:p w:rsidR="00986EB7" w:rsidRPr="004C2206" w:rsidRDefault="000067A5" w:rsidP="000067A5">
          <w:pPr>
            <w:pStyle w:val="Huisstijl-Gegeven"/>
          </w:pPr>
          <w:fldSimple w:instr=" DOCVARIABLE TotAantalPag \* MERGEFORMAT ">
            <w:r>
              <w:t>17</w:t>
            </w:r>
          </w:fldSimple>
        </w:p>
      </w:tc>
    </w:tr>
    <w:tr w:rsidR="00986EB7" w:rsidRPr="004C2206">
      <w:tc>
        <w:tcPr>
          <w:tcW w:w="8749" w:type="dxa"/>
          <w:gridSpan w:val="5"/>
          <w:shd w:val="clear" w:color="auto" w:fill="auto"/>
        </w:tcPr>
        <w:p w:rsidR="00986EB7" w:rsidRPr="004C2206" w:rsidRDefault="00986EB7" w:rsidP="00D3106A">
          <w:pPr>
            <w:pStyle w:val="Huisstijl-Gegeven"/>
          </w:pPr>
        </w:p>
      </w:tc>
    </w:tr>
  </w:tbl>
  <w:bookmarkEnd w:id="16"/>
  <w:p w:rsidR="00986EB7" w:rsidRPr="00672ACD" w:rsidRDefault="00986EB7" w:rsidP="00672ACD">
    <w:pPr>
      <w:pStyle w:val="Header"/>
    </w:pPr>
    <w:r>
      <w:rPr>
        <w:noProof/>
        <w:lang w:val="nl-NL" w:eastAsia="zh-CN"/>
      </w:rPr>
      <mc:AlternateContent>
        <mc:Choice Requires="wps">
          <w:drawing>
            <wp:anchor distT="0" distB="0" distL="114300" distR="114300" simplePos="0" relativeHeight="251632640" behindDoc="1" locked="1" layoutInCell="1" allowOverlap="1" wp14:anchorId="18CF7FCB" wp14:editId="6B6660CA">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bookmarkStart w:id="17" w:name="bmLogoSectie2_2" w:colFirst="0" w:colLast="0"/>
                                <w:r>
                                  <w:rPr>
                                    <w:noProof/>
                                    <w:lang w:val="nl-NL" w:eastAsia="zh-CN"/>
                                  </w:rPr>
                                  <w:drawing>
                                    <wp:inline distT="0" distB="0" distL="0" distR="0" wp14:anchorId="0AA52B0F" wp14:editId="7D7184E2">
                                      <wp:extent cx="1225296" cy="352044"/>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7"/>
                        </w:tbl>
                        <w:p w:rsidR="00986EB7" w:rsidRDefault="00986EB7"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bookmarkStart w:id="18" w:name="bmLogoSectie2_2" w:colFirst="0" w:colLast="0"/>
                          <w:r>
                            <w:rPr>
                              <w:noProof/>
                              <w:lang w:val="nl-NL" w:eastAsia="zh-CN"/>
                            </w:rPr>
                            <w:drawing>
                              <wp:inline distT="0" distB="0" distL="0" distR="0" wp14:anchorId="0AA52B0F" wp14:editId="7D7184E2">
                                <wp:extent cx="1225296" cy="352044"/>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986EB7" w:rsidRDefault="00986EB7"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5C6157">
    <w:pPr>
      <w:pStyle w:val="Header"/>
    </w:pPr>
    <w:r>
      <w:rPr>
        <w:noProof/>
        <w:lang w:val="nl-NL" w:eastAsia="zh-CN"/>
      </w:rPr>
      <mc:AlternateContent>
        <mc:Choice Requires="wps">
          <w:drawing>
            <wp:anchor distT="0" distB="0" distL="114300" distR="114300" simplePos="0" relativeHeight="251612160" behindDoc="1" locked="1" layoutInCell="1" allowOverlap="1" wp14:anchorId="519C219D" wp14:editId="6DC26404">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pPr>
                                  <w:jc w:val="right"/>
                                </w:pPr>
                                <w:bookmarkStart w:id="19" w:name="bmLogoSectie2_1" w:colFirst="0" w:colLast="0"/>
                                <w:r>
                                  <w:rPr>
                                    <w:noProof/>
                                    <w:lang w:val="nl-NL" w:eastAsia="zh-CN"/>
                                  </w:rPr>
                                  <w:drawing>
                                    <wp:inline distT="0" distB="0" distL="0" distR="0" wp14:anchorId="0D3E9FB3" wp14:editId="36813D84">
                                      <wp:extent cx="1225296" cy="352044"/>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986EB7" w:rsidRDefault="00986EB7"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7043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pPr>
                            <w:jc w:val="right"/>
                          </w:pPr>
                          <w:bookmarkStart w:id="20" w:name="bmLogoSectie2_1" w:colFirst="0" w:colLast="0"/>
                          <w:r>
                            <w:rPr>
                              <w:noProof/>
                              <w:lang w:val="nl-NL" w:eastAsia="zh-CN"/>
                            </w:rPr>
                            <w:drawing>
                              <wp:inline distT="0" distB="0" distL="0" distR="0" wp14:anchorId="0D3E9FB3" wp14:editId="36813D84">
                                <wp:extent cx="1225296" cy="352044"/>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986EB7" w:rsidRDefault="00986EB7" w:rsidP="001A6A5C"/>
                </w:txbxContent>
              </v:textbox>
              <w10:wrap anchorx="page" anchory="page"/>
              <w10:anchorlock/>
            </v:shape>
          </w:pict>
        </mc:Fallback>
      </mc:AlternateContent>
    </w:r>
  </w:p>
  <w:p w:rsidR="00986EB7" w:rsidRDefault="00986EB7" w:rsidP="005C6157">
    <w:pPr>
      <w:pStyle w:val="Header"/>
    </w:pPr>
  </w:p>
  <w:p w:rsidR="00986EB7" w:rsidRDefault="00986EB7" w:rsidP="005C6157">
    <w:pPr>
      <w:pStyle w:val="Header"/>
    </w:pPr>
  </w:p>
  <w:p w:rsidR="00986EB7" w:rsidRDefault="00986EB7"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986EB7" w:rsidRPr="004C2206">
      <w:tc>
        <w:tcPr>
          <w:tcW w:w="8749" w:type="dxa"/>
          <w:gridSpan w:val="4"/>
          <w:shd w:val="clear" w:color="auto" w:fill="auto"/>
        </w:tcPr>
        <w:p w:rsidR="000067A5" w:rsidRDefault="000067A5" w:rsidP="000067A5">
          <w:pPr>
            <w:pStyle w:val="Huisstijl-Kopje"/>
          </w:pPr>
          <w:bookmarkStart w:id="21" w:name="tblGegevensSectie2a" w:colFirst="0" w:colLast="3"/>
          <w:r>
            <w:t>Title</w:t>
          </w:r>
        </w:p>
        <w:p w:rsidR="00986EB7" w:rsidRPr="00EF1CDD" w:rsidRDefault="000067A5" w:rsidP="000067A5">
          <w:pPr>
            <w:pStyle w:val="Huisstijl-Gegeven"/>
          </w:pPr>
          <w:r>
            <w:t>Wave overtopping at dikes kernel</w:t>
          </w:r>
        </w:p>
      </w:tc>
    </w:tr>
    <w:tr w:rsidR="00986EB7" w:rsidRPr="004C2206">
      <w:tc>
        <w:tcPr>
          <w:tcW w:w="5246" w:type="dxa"/>
          <w:gridSpan w:val="2"/>
          <w:shd w:val="clear" w:color="auto" w:fill="auto"/>
        </w:tcPr>
        <w:p w:rsidR="00986EB7" w:rsidRPr="004C2206" w:rsidRDefault="00986EB7" w:rsidP="005D7DC8">
          <w:pPr>
            <w:pStyle w:val="Huisstijl-Gegeven"/>
          </w:pPr>
        </w:p>
      </w:tc>
      <w:tc>
        <w:tcPr>
          <w:tcW w:w="3503" w:type="dxa"/>
          <w:gridSpan w:val="2"/>
        </w:tcPr>
        <w:p w:rsidR="00986EB7" w:rsidRPr="004C2206" w:rsidRDefault="00986EB7" w:rsidP="005D7DC8">
          <w:pPr>
            <w:pStyle w:val="Huisstijl-Gegeven"/>
          </w:pPr>
        </w:p>
      </w:tc>
    </w:tr>
    <w:tr w:rsidR="00986EB7" w:rsidRPr="004C2206">
      <w:tc>
        <w:tcPr>
          <w:tcW w:w="2694" w:type="dxa"/>
          <w:shd w:val="clear" w:color="auto" w:fill="auto"/>
        </w:tcPr>
        <w:p w:rsidR="000067A5" w:rsidRDefault="000067A5" w:rsidP="000067A5">
          <w:pPr>
            <w:pStyle w:val="Huisstijl-Kopje"/>
            <w:rPr>
              <w:lang w:val="nl-NL"/>
            </w:rPr>
          </w:pPr>
          <w:r>
            <w:rPr>
              <w:lang w:val="nl-NL"/>
            </w:rPr>
            <w:t>Client</w:t>
          </w:r>
        </w:p>
        <w:p w:rsidR="00986EB7" w:rsidRPr="000067A5" w:rsidRDefault="000067A5" w:rsidP="000067A5">
          <w:pPr>
            <w:pStyle w:val="Huisstijl-Gegeven"/>
            <w:rPr>
              <w:lang w:val="nl-NL"/>
            </w:rPr>
          </w:pPr>
          <w:r>
            <w:rPr>
              <w:lang w:val="nl-NL"/>
            </w:rPr>
            <w:t>Rijkswaterstaat Water, Verkeer en Leefomgeving, LELYSTAD</w:t>
          </w:r>
        </w:p>
      </w:tc>
      <w:tc>
        <w:tcPr>
          <w:tcW w:w="2552" w:type="dxa"/>
          <w:shd w:val="clear" w:color="auto" w:fill="auto"/>
        </w:tcPr>
        <w:p w:rsidR="000067A5" w:rsidRDefault="000067A5" w:rsidP="000067A5">
          <w:pPr>
            <w:pStyle w:val="Huisstijl-Kopje"/>
          </w:pPr>
          <w:r>
            <w:t>Project</w:t>
          </w:r>
        </w:p>
        <w:p w:rsidR="00986EB7" w:rsidRPr="004C2206" w:rsidRDefault="000067A5" w:rsidP="000067A5">
          <w:pPr>
            <w:pStyle w:val="Huisstijl-Gegeven"/>
          </w:pPr>
          <w:r>
            <w:t>11202231-002</w:t>
          </w:r>
        </w:p>
      </w:tc>
      <w:tc>
        <w:tcPr>
          <w:tcW w:w="2552" w:type="dxa"/>
        </w:tcPr>
        <w:p w:rsidR="000067A5" w:rsidRDefault="000067A5" w:rsidP="000067A5">
          <w:pPr>
            <w:pStyle w:val="Huisstijl-Kopje"/>
          </w:pPr>
          <w:r>
            <w:t>Attribute</w:t>
          </w:r>
        </w:p>
        <w:p w:rsidR="000067A5" w:rsidRDefault="000067A5" w:rsidP="000067A5">
          <w:pPr>
            <w:pStyle w:val="Huisstijl-Gegeven"/>
          </w:pPr>
          <w:r>
            <w:t>11202231-002-HYE-0018</w:t>
          </w:r>
        </w:p>
        <w:p w:rsidR="00986EB7" w:rsidRPr="004C2206" w:rsidRDefault="00986EB7" w:rsidP="000067A5">
          <w:pPr>
            <w:pStyle w:val="Huisstijl-Gegeven"/>
          </w:pPr>
        </w:p>
      </w:tc>
      <w:tc>
        <w:tcPr>
          <w:tcW w:w="951" w:type="dxa"/>
        </w:tcPr>
        <w:p w:rsidR="000067A5" w:rsidRDefault="000067A5" w:rsidP="000067A5">
          <w:pPr>
            <w:pStyle w:val="Huisstijl-Kopje"/>
          </w:pPr>
          <w:r>
            <w:t>Pages</w:t>
          </w:r>
        </w:p>
        <w:p w:rsidR="00986EB7" w:rsidRPr="004C2206" w:rsidRDefault="000067A5" w:rsidP="000067A5">
          <w:pPr>
            <w:pStyle w:val="Huisstijl-Gegeven"/>
          </w:pPr>
          <w:fldSimple w:instr=" DOCVARIABLE TotAantalPag \* MERGEFORMAT ">
            <w:r>
              <w:t>17</w:t>
            </w:r>
          </w:fldSimple>
        </w:p>
      </w:tc>
    </w:tr>
    <w:tr w:rsidR="00986EB7" w:rsidRPr="004C2206">
      <w:tc>
        <w:tcPr>
          <w:tcW w:w="8749" w:type="dxa"/>
          <w:gridSpan w:val="4"/>
          <w:shd w:val="clear" w:color="auto" w:fill="auto"/>
        </w:tcPr>
        <w:p w:rsidR="00986EB7" w:rsidRPr="004C2206" w:rsidRDefault="00986EB7" w:rsidP="00D3106A">
          <w:pPr>
            <w:pStyle w:val="Huisstijl-Gegeven"/>
          </w:pPr>
        </w:p>
      </w:tc>
    </w:tr>
    <w:bookmarkEnd w:id="21"/>
  </w:tbl>
  <w:p w:rsidR="00986EB7" w:rsidRPr="005C6157" w:rsidRDefault="00986EB7"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5C6157">
    <w:pPr>
      <w:pStyle w:val="Header"/>
    </w:pPr>
    <w:r>
      <w:rPr>
        <w:noProof/>
        <w:lang w:val="nl-NL" w:eastAsia="zh-CN"/>
      </w:rPr>
      <mc:AlternateContent>
        <mc:Choice Requires="wps">
          <w:drawing>
            <wp:anchor distT="0" distB="0" distL="114300" distR="114300" simplePos="0" relativeHeight="251610112" behindDoc="1" locked="0" layoutInCell="1" allowOverlap="1" wp14:anchorId="5583E171" wp14:editId="3F6C8CC9">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986EB7">
                            <w:trPr>
                              <w:trHeight w:val="1701"/>
                            </w:trPr>
                            <w:tc>
                              <w:tcPr>
                                <w:tcW w:w="5103" w:type="dxa"/>
                                <w:shd w:val="clear" w:color="auto" w:fill="auto"/>
                              </w:tcPr>
                              <w:p w:rsidR="00986EB7" w:rsidRDefault="00986EB7" w:rsidP="00A2242F"/>
                            </w:tc>
                          </w:tr>
                        </w:tbl>
                        <w:p w:rsidR="00986EB7" w:rsidRDefault="00986EB7"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986EB7">
                      <w:trPr>
                        <w:trHeight w:val="1701"/>
                      </w:trPr>
                      <w:tc>
                        <w:tcPr>
                          <w:tcW w:w="5103" w:type="dxa"/>
                          <w:shd w:val="clear" w:color="auto" w:fill="auto"/>
                        </w:tcPr>
                        <w:p w:rsidR="00986EB7" w:rsidRDefault="00986EB7" w:rsidP="00A2242F"/>
                      </w:tc>
                    </w:tr>
                  </w:tbl>
                  <w:p w:rsidR="00986EB7" w:rsidRDefault="00986EB7" w:rsidP="005C6157"/>
                </w:txbxContent>
              </v:textbox>
              <w10:wrap anchorx="margin" anchory="page"/>
            </v:shape>
          </w:pict>
        </mc:Fallback>
      </mc:AlternateContent>
    </w:r>
  </w:p>
  <w:p w:rsidR="00986EB7" w:rsidRDefault="00986EB7" w:rsidP="005C6157">
    <w:pPr>
      <w:pStyle w:val="Header"/>
    </w:pPr>
  </w:p>
  <w:p w:rsidR="00986EB7" w:rsidRDefault="00986EB7" w:rsidP="005C6157">
    <w:pPr>
      <w:pStyle w:val="Header"/>
    </w:pPr>
  </w:p>
  <w:p w:rsidR="00986EB7" w:rsidRDefault="00986EB7"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986EB7" w:rsidRPr="004C2206">
      <w:tc>
        <w:tcPr>
          <w:tcW w:w="8735" w:type="dxa"/>
          <w:gridSpan w:val="4"/>
          <w:shd w:val="clear" w:color="auto" w:fill="auto"/>
        </w:tcPr>
        <w:p w:rsidR="00986EB7" w:rsidRPr="00EF1CDD" w:rsidRDefault="00986EB7" w:rsidP="005C6157">
          <w:pPr>
            <w:pStyle w:val="Huisstijl-Gegeven"/>
          </w:pPr>
        </w:p>
      </w:tc>
    </w:tr>
    <w:tr w:rsidR="00986EB7" w:rsidRPr="004C2206">
      <w:tc>
        <w:tcPr>
          <w:tcW w:w="5104" w:type="dxa"/>
          <w:gridSpan w:val="2"/>
          <w:shd w:val="clear" w:color="auto" w:fill="auto"/>
        </w:tcPr>
        <w:p w:rsidR="00986EB7" w:rsidRPr="004C2206" w:rsidRDefault="00986EB7" w:rsidP="005C6157">
          <w:pPr>
            <w:tabs>
              <w:tab w:val="left" w:pos="1680"/>
            </w:tabs>
            <w:ind w:left="1680" w:hanging="1680"/>
          </w:pPr>
        </w:p>
      </w:tc>
      <w:tc>
        <w:tcPr>
          <w:tcW w:w="3631" w:type="dxa"/>
          <w:gridSpan w:val="2"/>
        </w:tcPr>
        <w:p w:rsidR="00986EB7" w:rsidRPr="004C2206" w:rsidRDefault="00986EB7" w:rsidP="005C6157">
          <w:pPr>
            <w:pStyle w:val="Huisstijl-Gegeven"/>
            <w:tabs>
              <w:tab w:val="left" w:pos="2552"/>
            </w:tabs>
          </w:pPr>
        </w:p>
      </w:tc>
    </w:tr>
    <w:tr w:rsidR="00986EB7" w:rsidRPr="004C2206">
      <w:tc>
        <w:tcPr>
          <w:tcW w:w="2552" w:type="dxa"/>
          <w:shd w:val="clear" w:color="auto" w:fill="auto"/>
        </w:tcPr>
        <w:p w:rsidR="00986EB7" w:rsidRPr="004C2206" w:rsidRDefault="00986EB7" w:rsidP="005C6157">
          <w:pPr>
            <w:pStyle w:val="Huisstijl-Gegeven"/>
          </w:pPr>
        </w:p>
      </w:tc>
      <w:tc>
        <w:tcPr>
          <w:tcW w:w="2552" w:type="dxa"/>
          <w:shd w:val="clear" w:color="auto" w:fill="auto"/>
        </w:tcPr>
        <w:p w:rsidR="00986EB7" w:rsidRPr="004C2206" w:rsidRDefault="00986EB7" w:rsidP="005C6157">
          <w:pPr>
            <w:tabs>
              <w:tab w:val="left" w:pos="1680"/>
            </w:tabs>
            <w:ind w:left="1680" w:hanging="1680"/>
          </w:pPr>
        </w:p>
      </w:tc>
      <w:tc>
        <w:tcPr>
          <w:tcW w:w="2552" w:type="dxa"/>
        </w:tcPr>
        <w:p w:rsidR="00986EB7" w:rsidRPr="004C2206" w:rsidRDefault="00986EB7" w:rsidP="005C6157">
          <w:pPr>
            <w:pStyle w:val="Huisstijl-Gegeven"/>
            <w:tabs>
              <w:tab w:val="left" w:pos="2552"/>
            </w:tabs>
          </w:pPr>
        </w:p>
      </w:tc>
      <w:tc>
        <w:tcPr>
          <w:tcW w:w="1079" w:type="dxa"/>
        </w:tcPr>
        <w:p w:rsidR="00986EB7" w:rsidRPr="004C2206" w:rsidRDefault="00986EB7" w:rsidP="005C6157">
          <w:pPr>
            <w:pStyle w:val="Huisstijl-Gegeven"/>
            <w:tabs>
              <w:tab w:val="left" w:pos="2552"/>
            </w:tabs>
          </w:pPr>
        </w:p>
      </w:tc>
    </w:tr>
  </w:tbl>
  <w:p w:rsidR="00986EB7" w:rsidRPr="00B170CC" w:rsidRDefault="00986EB7"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B24026">
    <w:pPr>
      <w:pStyle w:val="Header"/>
    </w:pPr>
    <w:r>
      <w:rPr>
        <w:noProof/>
        <w:lang w:val="nl-NL" w:eastAsia="zh-CN"/>
      </w:rPr>
      <mc:AlternateContent>
        <mc:Choice Requires="wps">
          <w:drawing>
            <wp:anchor distT="0" distB="0" distL="114300" distR="114300" simplePos="0" relativeHeight="251663360" behindDoc="0" locked="0" layoutInCell="1" allowOverlap="1" wp14:anchorId="4261C19A" wp14:editId="3B4D0ED5">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986EB7">
                            <w:tc>
                              <w:tcPr>
                                <w:tcW w:w="5501" w:type="dxa"/>
                                <w:shd w:val="clear" w:color="auto" w:fill="auto"/>
                              </w:tcPr>
                              <w:p w:rsidR="00986EB7" w:rsidRDefault="000067A5" w:rsidP="000067A5">
                                <w:pPr>
                                  <w:pStyle w:val="Huisstijl-Koptekst"/>
                                </w:pPr>
                                <w:bookmarkStart w:id="27" w:name="bmKoptekstSectie3_2" w:colFirst="0" w:colLast="0"/>
                                <w:r>
                                  <w:t>11202231-002-HYE-0018, December 19, 2018, final</w:t>
                                </w:r>
                              </w:p>
                            </w:tc>
                          </w:tr>
                          <w:bookmarkEnd w:id="27"/>
                        </w:tbl>
                        <w:p w:rsidR="00986EB7" w:rsidRDefault="00986EB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986EB7">
                      <w:tc>
                        <w:tcPr>
                          <w:tcW w:w="5501" w:type="dxa"/>
                          <w:shd w:val="clear" w:color="auto" w:fill="auto"/>
                        </w:tcPr>
                        <w:p w:rsidR="00986EB7" w:rsidRDefault="000067A5" w:rsidP="000067A5">
                          <w:pPr>
                            <w:pStyle w:val="Huisstijl-Koptekst"/>
                          </w:pPr>
                          <w:bookmarkStart w:id="28" w:name="bmKoptekstSectie3_2" w:colFirst="0" w:colLast="0"/>
                          <w:r>
                            <w:t>11202231-002-HYE-0018, December 19, 2018, final</w:t>
                          </w:r>
                        </w:p>
                      </w:tc>
                    </w:tr>
                    <w:bookmarkEnd w:id="28"/>
                  </w:tbl>
                  <w:p w:rsidR="00986EB7" w:rsidRDefault="00986EB7" w:rsidP="001220C3"/>
                </w:txbxContent>
              </v:textbox>
              <w10:wrap anchorx="margin"/>
            </v:shape>
          </w:pict>
        </mc:Fallback>
      </mc:AlternateContent>
    </w:r>
  </w:p>
  <w:p w:rsidR="00986EB7" w:rsidRPr="00982765" w:rsidRDefault="00986EB7" w:rsidP="00B24026">
    <w:pPr>
      <w:pStyle w:val="Header"/>
    </w:pPr>
    <w:r>
      <w:rPr>
        <w:noProof/>
        <w:lang w:val="nl-NL" w:eastAsia="zh-CN"/>
      </w:rPr>
      <mc:AlternateContent>
        <mc:Choice Requires="wps">
          <w:drawing>
            <wp:anchor distT="0" distB="0" distL="114300" distR="114300" simplePos="0" relativeHeight="251638784" behindDoc="1" locked="1" layoutInCell="1" allowOverlap="1" wp14:anchorId="163ECBB6" wp14:editId="0219BFCA">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bookmarkStart w:id="29" w:name="bmLogoSectie3_2" w:colFirst="0" w:colLast="0"/>
                                <w:r>
                                  <w:rPr>
                                    <w:noProof/>
                                    <w:lang w:val="nl-NL" w:eastAsia="zh-CN"/>
                                  </w:rPr>
                                  <w:drawing>
                                    <wp:inline distT="0" distB="0" distL="0" distR="0" wp14:anchorId="65E25E60" wp14:editId="384B8482">
                                      <wp:extent cx="1225296" cy="352044"/>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986EB7" w:rsidRDefault="00986EB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bookmarkStart w:id="30" w:name="bmLogoSectie3_2" w:colFirst="0" w:colLast="0"/>
                          <w:r>
                            <w:rPr>
                              <w:noProof/>
                              <w:lang w:val="nl-NL" w:eastAsia="zh-CN"/>
                            </w:rPr>
                            <w:drawing>
                              <wp:inline distT="0" distB="0" distL="0" distR="0" wp14:anchorId="65E25E60" wp14:editId="384B8482">
                                <wp:extent cx="1225296" cy="352044"/>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986EB7" w:rsidRDefault="00986EB7" w:rsidP="00B24026"/>
                </w:txbxContent>
              </v:textbox>
              <w10:wrap anchorx="margin" anchory="page"/>
              <w10:anchorlock/>
            </v:shape>
          </w:pict>
        </mc:Fallback>
      </mc:AlternateContent>
    </w:r>
  </w:p>
  <w:p w:rsidR="00986EB7" w:rsidRPr="00672ACD" w:rsidRDefault="00986EB7" w:rsidP="00B24026">
    <w:pPr>
      <w:pStyle w:val="Header"/>
    </w:pPr>
  </w:p>
  <w:p w:rsidR="00986EB7" w:rsidRPr="00B24026" w:rsidRDefault="00986EB7"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986EB7" w:rsidRPr="004C2206">
      <w:tc>
        <w:tcPr>
          <w:tcW w:w="5529" w:type="dxa"/>
          <w:shd w:val="clear" w:color="auto" w:fill="auto"/>
        </w:tcPr>
        <w:p w:rsidR="00986EB7" w:rsidRPr="004C2206" w:rsidRDefault="000067A5" w:rsidP="000067A5">
          <w:pPr>
            <w:pStyle w:val="Huisstijl-Koptekst"/>
          </w:pPr>
          <w:bookmarkStart w:id="31" w:name="bmKoptekstSectie3_1" w:colFirst="0" w:colLast="0"/>
          <w:r>
            <w:t>11202231-002-HYE-0018, December 19, 2018, final</w:t>
          </w:r>
        </w:p>
      </w:tc>
    </w:tr>
  </w:tbl>
  <w:bookmarkEnd w:id="31"/>
  <w:p w:rsidR="00986EB7" w:rsidRPr="00982765" w:rsidRDefault="00986EB7" w:rsidP="00A00A21">
    <w:pPr>
      <w:pStyle w:val="Header"/>
    </w:pPr>
    <w:r>
      <w:rPr>
        <w:noProof/>
        <w:lang w:val="nl-NL" w:eastAsia="zh-CN"/>
      </w:rPr>
      <mc:AlternateContent>
        <mc:Choice Requires="wps">
          <w:drawing>
            <wp:anchor distT="0" distB="0" distL="114300" distR="114300" simplePos="0" relativeHeight="251618304" behindDoc="1" locked="1" layoutInCell="1" allowOverlap="1" wp14:anchorId="30DF647A" wp14:editId="051E69BA">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pPr>
                                  <w:jc w:val="right"/>
                                </w:pPr>
                                <w:bookmarkStart w:id="32" w:name="bmLogoSectie3_1" w:colFirst="0" w:colLast="0"/>
                                <w:r>
                                  <w:rPr>
                                    <w:noProof/>
                                    <w:lang w:val="nl-NL" w:eastAsia="zh-CN"/>
                                  </w:rPr>
                                  <w:drawing>
                                    <wp:inline distT="0" distB="0" distL="0" distR="0" wp14:anchorId="732E9B39" wp14:editId="5E05E1DA">
                                      <wp:extent cx="1225296" cy="352044"/>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986EB7" w:rsidRDefault="00986EB7"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9817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pPr>
                            <w:jc w:val="right"/>
                          </w:pPr>
                          <w:bookmarkStart w:id="33" w:name="bmLogoSectie3_1" w:colFirst="0" w:colLast="0"/>
                          <w:r>
                            <w:rPr>
                              <w:noProof/>
                              <w:lang w:val="nl-NL" w:eastAsia="zh-CN"/>
                            </w:rPr>
                            <w:drawing>
                              <wp:inline distT="0" distB="0" distL="0" distR="0" wp14:anchorId="732E9B39" wp14:editId="5E05E1DA">
                                <wp:extent cx="1225296" cy="352044"/>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986EB7" w:rsidRDefault="00986EB7"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B24026">
    <w:pPr>
      <w:pStyle w:val="Header"/>
    </w:pPr>
    <w:r>
      <w:rPr>
        <w:noProof/>
        <w:lang w:val="nl-NL" w:eastAsia="zh-CN"/>
      </w:rPr>
      <mc:AlternateContent>
        <mc:Choice Requires="wps">
          <w:drawing>
            <wp:anchor distT="0" distB="0" distL="114300" distR="114300" simplePos="0" relativeHeight="251657216" behindDoc="0" locked="0" layoutInCell="1" allowOverlap="1" wp14:anchorId="32C658C6" wp14:editId="7E4884E2">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986EB7">
                            <w:tc>
                              <w:tcPr>
                                <w:tcW w:w="5501" w:type="dxa"/>
                                <w:shd w:val="clear" w:color="auto" w:fill="auto"/>
                                <w:tcMar>
                                  <w:right w:w="85" w:type="dxa"/>
                                </w:tcMar>
                              </w:tcPr>
                              <w:p w:rsidR="00986EB7" w:rsidRDefault="000067A5" w:rsidP="001220C3">
                                <w:pPr>
                                  <w:pStyle w:val="Huisstijl-Koptekst"/>
                                  <w:jc w:val="right"/>
                                </w:pPr>
                                <w:bookmarkStart w:id="43" w:name="bmKoptekstSectie4_2" w:colFirst="0" w:colLast="0"/>
                                <w:r>
                                  <w:t>11202231-002-HYE-0018, December 19, 2018, final</w:t>
                                </w:r>
                              </w:p>
                            </w:tc>
                          </w:tr>
                          <w:bookmarkEnd w:id="43"/>
                        </w:tbl>
                        <w:p w:rsidR="00986EB7" w:rsidRDefault="00986EB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986EB7">
                      <w:tc>
                        <w:tcPr>
                          <w:tcW w:w="5501" w:type="dxa"/>
                          <w:shd w:val="clear" w:color="auto" w:fill="auto"/>
                          <w:tcMar>
                            <w:right w:w="85" w:type="dxa"/>
                          </w:tcMar>
                        </w:tcPr>
                        <w:p w:rsidR="00986EB7" w:rsidRDefault="000067A5" w:rsidP="001220C3">
                          <w:pPr>
                            <w:pStyle w:val="Huisstijl-Koptekst"/>
                            <w:jc w:val="right"/>
                          </w:pPr>
                          <w:bookmarkStart w:id="44" w:name="bmKoptekstSectie4_2" w:colFirst="0" w:colLast="0"/>
                          <w:r>
                            <w:t>11202231-002-HYE-0018, December 19, 2018, final</w:t>
                          </w:r>
                        </w:p>
                      </w:tc>
                    </w:tr>
                    <w:bookmarkEnd w:id="44"/>
                  </w:tbl>
                  <w:p w:rsidR="00986EB7" w:rsidRDefault="00986EB7" w:rsidP="001220C3"/>
                </w:txbxContent>
              </v:textbox>
              <w10:wrap anchorx="margin"/>
            </v:shape>
          </w:pict>
        </mc:Fallback>
      </mc:AlternateContent>
    </w:r>
  </w:p>
  <w:p w:rsidR="00986EB7" w:rsidRPr="00982765" w:rsidRDefault="00986EB7" w:rsidP="00B24026">
    <w:pPr>
      <w:pStyle w:val="Header"/>
    </w:pPr>
    <w:r>
      <w:rPr>
        <w:noProof/>
        <w:lang w:val="nl-NL" w:eastAsia="zh-CN"/>
      </w:rPr>
      <mc:AlternateContent>
        <mc:Choice Requires="wps">
          <w:drawing>
            <wp:anchor distT="0" distB="0" distL="114300" distR="114300" simplePos="0" relativeHeight="251644928" behindDoc="1" locked="1" layoutInCell="1" allowOverlap="1" wp14:anchorId="3F1ED3F4" wp14:editId="1CB6093D">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bookmarkStart w:id="45" w:name="bmLogoSectie4_2" w:colFirst="0" w:colLast="0"/>
                                <w:r>
                                  <w:rPr>
                                    <w:noProof/>
                                    <w:lang w:val="nl-NL" w:eastAsia="zh-CN"/>
                                  </w:rPr>
                                  <w:drawing>
                                    <wp:inline distT="0" distB="0" distL="0" distR="0" wp14:anchorId="0EAB1C19" wp14:editId="556192A5">
                                      <wp:extent cx="1225296" cy="352044"/>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5"/>
                        </w:tbl>
                        <w:p w:rsidR="00986EB7" w:rsidRDefault="00986EB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bookmarkStart w:id="46" w:name="bmLogoSectie4_2" w:colFirst="0" w:colLast="0"/>
                          <w:r>
                            <w:rPr>
                              <w:noProof/>
                              <w:lang w:val="nl-NL" w:eastAsia="zh-CN"/>
                            </w:rPr>
                            <w:drawing>
                              <wp:inline distT="0" distB="0" distL="0" distR="0" wp14:anchorId="0EAB1C19" wp14:editId="556192A5">
                                <wp:extent cx="1225296" cy="352044"/>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6"/>
                  </w:tbl>
                  <w:p w:rsidR="00986EB7" w:rsidRDefault="00986EB7" w:rsidP="00B24026"/>
                </w:txbxContent>
              </v:textbox>
              <w10:wrap anchorx="margin" anchory="page"/>
              <w10:anchorlock/>
            </v:shape>
          </w:pict>
        </mc:Fallback>
      </mc:AlternateContent>
    </w:r>
  </w:p>
  <w:p w:rsidR="00986EB7" w:rsidRPr="00672ACD" w:rsidRDefault="00986EB7" w:rsidP="00B24026">
    <w:pPr>
      <w:pStyle w:val="Header"/>
    </w:pPr>
  </w:p>
  <w:p w:rsidR="00986EB7" w:rsidRPr="00B24026" w:rsidRDefault="00986EB7" w:rsidP="00B24026">
    <w:pPr>
      <w:pStyle w:val="Header"/>
    </w:pPr>
  </w:p>
  <w:p w:rsidR="00986EB7" w:rsidRPr="00B24026" w:rsidRDefault="00986EB7"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EB7" w:rsidRDefault="00986EB7" w:rsidP="00982765">
    <w:pPr>
      <w:pStyle w:val="Header"/>
    </w:pPr>
    <w:r>
      <w:rPr>
        <w:noProof/>
        <w:lang w:val="nl-NL" w:eastAsia="zh-CN"/>
      </w:rPr>
      <mc:AlternateContent>
        <mc:Choice Requires="wps">
          <w:drawing>
            <wp:anchor distT="0" distB="0" distL="114300" distR="114300" simplePos="0" relativeHeight="251624448" behindDoc="1" locked="1" layoutInCell="1" allowOverlap="1" wp14:anchorId="0E8D3B96" wp14:editId="5B339579">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pPr>
                                  <w:jc w:val="right"/>
                                </w:pPr>
                                <w:bookmarkStart w:id="47" w:name="bmLogoSectie4_1" w:colFirst="0" w:colLast="0"/>
                                <w:r>
                                  <w:rPr>
                                    <w:noProof/>
                                    <w:lang w:val="nl-NL" w:eastAsia="zh-CN"/>
                                  </w:rPr>
                                  <w:drawing>
                                    <wp:inline distT="0" distB="0" distL="0" distR="0" wp14:anchorId="35DB3545" wp14:editId="35975BBA">
                                      <wp:extent cx="1225296" cy="352044"/>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7"/>
                        </w:tbl>
                        <w:p w:rsidR="00986EB7" w:rsidRDefault="00986EB7"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9203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986EB7">
                      <w:trPr>
                        <w:trHeight w:val="1701"/>
                      </w:trPr>
                      <w:tc>
                        <w:tcPr>
                          <w:tcW w:w="4560" w:type="dxa"/>
                          <w:shd w:val="clear" w:color="auto" w:fill="auto"/>
                        </w:tcPr>
                        <w:p w:rsidR="00986EB7" w:rsidRDefault="000067A5" w:rsidP="000067A5">
                          <w:pPr>
                            <w:jc w:val="right"/>
                          </w:pPr>
                          <w:bookmarkStart w:id="48" w:name="bmLogoSectie4_1" w:colFirst="0" w:colLast="0"/>
                          <w:r>
                            <w:rPr>
                              <w:noProof/>
                              <w:lang w:val="nl-NL" w:eastAsia="zh-CN"/>
                            </w:rPr>
                            <w:drawing>
                              <wp:inline distT="0" distB="0" distL="0" distR="0" wp14:anchorId="35DB3545" wp14:editId="35975BBA">
                                <wp:extent cx="1225296" cy="352044"/>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8"/>
                  </w:tbl>
                  <w:p w:rsidR="00986EB7" w:rsidRDefault="00986EB7"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986EB7" w:rsidRPr="004C2206">
      <w:tc>
        <w:tcPr>
          <w:tcW w:w="5812" w:type="dxa"/>
          <w:shd w:val="clear" w:color="auto" w:fill="auto"/>
        </w:tcPr>
        <w:p w:rsidR="00986EB7" w:rsidRPr="004C2206" w:rsidRDefault="000067A5" w:rsidP="000067A5">
          <w:pPr>
            <w:pStyle w:val="Huisstijl-Koptekst"/>
          </w:pPr>
          <w:bookmarkStart w:id="49" w:name="bmKoptekstSectie4_1" w:colFirst="0" w:colLast="0"/>
          <w:r>
            <w:t>11202231-002-HYE-0018, December 19, 2018, final</w:t>
          </w:r>
        </w:p>
      </w:tc>
    </w:tr>
    <w:bookmarkEnd w:id="49"/>
  </w:tbl>
  <w:p w:rsidR="00986EB7" w:rsidRPr="00982765" w:rsidRDefault="00986EB7"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8">
    <w:nsid w:val="25A73318"/>
    <w:multiLevelType w:val="multilevel"/>
    <w:tmpl w:val="6298F500"/>
    <w:numStyleLink w:val="Huisstijl-LijstNummering"/>
  </w:abstractNum>
  <w:abstractNum w:abstractNumId="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11">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580873B2"/>
    <w:multiLevelType w:val="multilevel"/>
    <w:tmpl w:val="DF4E5EA0"/>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lvlText w:val=""/>
      <w:lvlJc w:val="left"/>
      <w:pPr>
        <w:tabs>
          <w:tab w:val="num" w:pos="360"/>
        </w:tabs>
        <w:ind w:left="0" w:firstLine="0"/>
      </w:pPr>
      <w:rPr>
        <w:rFonts w:hint="default"/>
      </w:rPr>
    </w:lvl>
    <w:lvl w:ilvl="5">
      <w:start w:val="1"/>
      <w:numFmt w:val="none"/>
      <w:lvlRestart w:val="0"/>
      <w:lvlText w:val=""/>
      <w:lvlJc w:val="left"/>
      <w:pPr>
        <w:tabs>
          <w:tab w:val="num" w:pos="360"/>
        </w:tabs>
        <w:ind w:left="0" w:firstLine="0"/>
      </w:pPr>
      <w:rPr>
        <w:rFonts w:hint="default"/>
      </w:rPr>
    </w:lvl>
    <w:lvl w:ilvl="6">
      <w:start w:val="1"/>
      <w:numFmt w:val="none"/>
      <w:lvlRestart w:val="0"/>
      <w:lvlText w:val=""/>
      <w:lvlJc w:val="left"/>
      <w:pPr>
        <w:tabs>
          <w:tab w:val="num" w:pos="360"/>
        </w:tabs>
        <w:ind w:left="0" w:firstLine="0"/>
      </w:pPr>
      <w:rPr>
        <w:rFonts w:hint="default"/>
      </w:rPr>
    </w:lvl>
    <w:lvl w:ilvl="7">
      <w:start w:val="1"/>
      <w:numFmt w:val="none"/>
      <w:lvlRestart w:val="0"/>
      <w:lvlText w:val=""/>
      <w:lvlJc w:val="left"/>
      <w:pPr>
        <w:tabs>
          <w:tab w:val="num" w:pos="360"/>
        </w:tabs>
        <w:ind w:left="0" w:firstLine="0"/>
      </w:pPr>
      <w:rPr>
        <w:rFonts w:hint="default"/>
      </w:rPr>
    </w:lvl>
    <w:lvl w:ilvl="8">
      <w:start w:val="1"/>
      <w:numFmt w:val="none"/>
      <w:lvlRestart w:val="0"/>
      <w:lvlText w:val=""/>
      <w:lvlJc w:val="left"/>
      <w:pPr>
        <w:tabs>
          <w:tab w:val="num" w:pos="360"/>
        </w:tabs>
        <w:ind w:left="0" w:firstLine="0"/>
      </w:pPr>
      <w:rPr>
        <w:rFonts w:hint="default"/>
      </w:rPr>
    </w:lvl>
  </w:abstractNum>
  <w:abstractNum w:abstractNumId="13">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14">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15">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18">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14"/>
  </w:num>
  <w:num w:numId="2">
    <w:abstractNumId w:val="17"/>
  </w:num>
  <w:num w:numId="3">
    <w:abstractNumId w:val="3"/>
  </w:num>
  <w:num w:numId="4">
    <w:abstractNumId w:val="4"/>
  </w:num>
  <w:num w:numId="5">
    <w:abstractNumId w:val="2"/>
  </w:num>
  <w:num w:numId="6">
    <w:abstractNumId w:val="1"/>
  </w:num>
  <w:num w:numId="7">
    <w:abstractNumId w:val="0"/>
  </w:num>
  <w:num w:numId="8">
    <w:abstractNumId w:val="13"/>
  </w:num>
  <w:num w:numId="9">
    <w:abstractNumId w:val="11"/>
  </w:num>
  <w:num w:numId="10">
    <w:abstractNumId w:val="16"/>
  </w:num>
  <w:num w:numId="11">
    <w:abstractNumId w:val="18"/>
  </w:num>
  <w:num w:numId="12">
    <w:abstractNumId w:val="10"/>
  </w:num>
  <w:num w:numId="13">
    <w:abstractNumId w:val="7"/>
  </w:num>
  <w:num w:numId="14">
    <w:abstractNumId w:val="7"/>
  </w:num>
  <w:num w:numId="15">
    <w:abstractNumId w:val="7"/>
  </w:num>
  <w:num w:numId="16">
    <w:abstractNumId w:val="7"/>
  </w:num>
  <w:num w:numId="17">
    <w:abstractNumId w:val="6"/>
  </w:num>
  <w:num w:numId="18">
    <w:abstractNumId w:val="8"/>
  </w:num>
  <w:num w:numId="19">
    <w:abstractNumId w:val="8"/>
  </w:num>
  <w:num w:numId="20">
    <w:abstractNumId w:val="8"/>
  </w:num>
  <w:num w:numId="21">
    <w:abstractNumId w:val="12"/>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s van Putten">
    <w15:presenceInfo w15:providerId="Windows Live" w15:userId="46860644_tp_dropbo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BijAfsluitenOpslagSysteemBijwerken" w:val="1"/>
    <w:docVar w:name="_AanmaakDatum" w:val="07-09-2015"/>
    <w:docVar w:name="_AanmaakGebruiker" w:val="waal_h"/>
    <w:docVar w:name="_KlantCode" w:val="Deltares"/>
    <w:docVar w:name="_LicCode" w:val="Deltares"/>
    <w:docVar w:name="_Versie" w:val="2014.1.6"/>
    <w:docVar w:name="Aan" w:val="Rijkswaterstaat"/>
    <w:docVar w:name="Aanwezige" w:val="RelID_13593"/>
    <w:docVar w:name="AfdelingID" w:val="32"/>
    <w:docVar w:name="Auteur" w:val="J.P. de Waal"/>
    <w:docVar w:name="Auteur_PrintValue" w:val="J.P. de Waal"/>
    <w:docVar w:name="Auteurs" w:val="J.P. de Waal"/>
    <w:docVar w:name="Bedrijf" w:val="Deltares"/>
    <w:docVar w:name="BedrijfID" w:val="7"/>
    <w:docVar w:name="BedrijfStatutair" w:val="Stichting Deltares"/>
    <w:docVar w:name="Beveilig" w:val="0"/>
    <w:docVar w:name="BeveiligingsniveauID" w:val="13"/>
    <w:docVar w:name="BeveiligingsniveauID_PrintValue" w:val="Geen"/>
    <w:docVar w:name="BijlageCC" w:val="0"/>
    <w:docVar w:name="CapIndex" w:val="1"/>
    <w:docVar w:name="CapsInChap" w:val="-32765"/>
    <w:docVar w:name="Classificatie" w:val="none"/>
    <w:docVar w:name="ClassificatieIndex" w:val="0"/>
    <w:docVar w:name="Contactpersoon" w:val="ramouta"/>
    <w:docVar w:name="ContactpersoonID" w:val="1097"/>
    <w:docVar w:name="ContactpersoonVoluit" w:val="Radha Ramoutar"/>
    <w:docVar w:name="DataField_FileDir" w:val="\\homestore.directory.intra\winhomes\Projects\11202000\11202231\C. Report - advise\002 Faalmechanismen\Bugfix DikesOvertopping"/>
    <w:docVar w:name="DataField_FileName" w:val="11202231-002-HYE-0018_v1.0-Wave overtopping at dikes kernel"/>
    <w:docVar w:name="DataField_SourceDocumentPath" w:val="\\homestore.directory.intra\winhomes\Projects\11202000\11202231\C. Report - advise\002 Faalmechanismen\Bugfix DikesOvertopping\---0089_v1.0-Wave overtopping at dikes kernel.docx"/>
    <w:docVar w:name="Datum" w:val="19-12-2018"/>
    <w:docVar w:name="Datum_PrintValue" w:val="December 19, 2018"/>
    <w:docVar w:name="DatumRefOpgehaald" w:val="19-12-2016"/>
    <w:docVar w:name="DocID" w:val="bedba83d-bd39-4c37-9817-33d2ba31cd37"/>
    <w:docVar w:name="DocIsReadOnly" w:val="0"/>
    <w:docVar w:name="DocPubliceerStatus" w:val="0"/>
    <w:docVar w:name="DocRegFileName" w:val="1230000\1230095\1230095-002-HYE-0033-r-Wave overtopping at dikes kernel.docx"/>
    <w:docVar w:name="DocRootDocID" w:val="bedba83d-bd39-4c37-9817-33d2ba31cd37"/>
    <w:docVar w:name="DocStatusID" w:val="3"/>
    <w:docVar w:name="DocStatusID_PrintValue" w:val="Closed"/>
    <w:docVar w:name="DocumentInfoXML" w:val="&lt;?xml version=&quot;1.0&quot;?&gt;_x000d__x000a_&lt;DocumentInfo xmlns:xsd=&quot;http://www.w3.org/2001/XMLSchema&quot; xmlns:xsi=&quot;http://www.w3.org/2001/XMLSchema-instance&quot; Action=&quot;Create&quot; Mode=&quot;Change&quot; Version=&quot;1.0&quot; SilentMode=&quot;Off&quot;&gt;_x000d__x000a__x0009_&lt;RegistrationProfile&gt;_x000d__x000a__x0009__x0009_&lt;ID&gt;8b319bb4-efa6-46e9-a658-9cdce219b570&lt;/ID&gt;_x000d__x000a__x0009__x0009_&lt;Name&gt;Rapport&lt;/Name&gt;_x000d__x000a__x0009_&lt;/RegistrationProfile&gt;_x000d__x000a__x0009_&lt;Template&gt;_x000d__x000a__x0009__x0009_&lt;ID&gt;cd05f559-5836-4850-9120-25b250875eb3&lt;/ID&gt;_x000d__x000a__x0009__x0009_&lt;Name&gt;Rapport&lt;/Name&gt;_x000d__x000a__x0009_&lt;/Template&gt;_x000d__x000a__x0009_&lt;Mailings Process=&quot;true&quot;&gt;_x000d__x000a__x0009__x0009_&lt;Mailing&gt;_x000d__x000a__x0009__x0009__x0009_&lt;Emailadress Type=&quot;TO&quot;/&gt;_x000d__x000a__x0009__x0009_&lt;/Mailing&gt;_x000d__x000a__x0009_&lt;/Mailings&gt;_x000d__x000a__x0009_&lt;Bookmarks&gt;_x000d__x000a__x0009__x0009_&lt;Bookmark&gt;_x000d__x000a__x0009__x0009__x0009_&lt;ID&gt;bb8d098c-1b7a-451c-90f6-1d40b62597da&lt;/ID&gt;_x000d__x000a__x0009__x0009__x0009_&lt;Name&gt;bmLogo0&lt;/Name&gt;_x000d__x000a__x0009__x0009__x0009_&lt;BookmarkFields&gt;_x000d__x000a__x0009__x0009__x0009__x0009_&lt;BookmarkField&gt;_x000d__x000a__x0009__x0009__x0009__x0009__x0009_&lt;ID&gt;92b3da1a-375f-4516-8000-aa29d11ee9bd&lt;/ID&gt;_x000d__x000a__x0009__x0009__x0009__x0009__x0009_&lt;PrintValue&gt;&lt;![CDATA[\\homestore.directory.intra\winhomes\Applications\DigiOffice\DEL\Programs\WhiteOffice\Logo\Kaft\EN\Kaft_definitief.jpg]]&gt;&lt;/PrintValue&gt;_x000d__x000a__x0009__x0009__x0009__x0009__x0009_&lt;Type ID=&quot;4&quot;&gt;Logo&lt;/Type&gt;_x000d__x000a__x0009__x0009__x0009__x0009__x0009_&lt;Options&gt;_x000d__x000a__x0009__x0009__x0009__x0009__x0009__x0009_&lt;Option Name=&quot;NavigateToUrl&quot;/&gt;_x000d__x000a__x0009__x0009__x0009__x0009__x0009__x0009_&lt;Option Name=&quot;Width&quot;&gt;0&lt;/Option&gt;_x000d__x000a__x0009__x0009__x0009__x0009__x0009__x0009_&lt;Option Name=&quot;Height&quot;&gt;0&lt;/Option&gt;_x000d__x000a__x0009__x0009__x0009__x0009__x0009__x0009_&lt;Option Name=&quot;BestandKleur&quot;&gt;\\homestore.directory.intra\winhomes\Applications\DigiOffice\DEL\Programs\WhiteOffice\Logo\Kaft\EN\Kaft_definitief.jpg&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6c84474f-5b3c-42c3-a632-b929f16b8e8f&lt;/ID&gt;_x000d__x000a__x0009__x0009__x0009_&lt;Name&gt;bmLogoSectie1_1&lt;/Name&gt;_x000d__x000a__x0009__x0009__x0009_&lt;BookmarkFields&gt;_x000d__x000a__x0009__x0009__x0009__x0009_&lt;BookmarkField&gt;_x000d__x000a__x0009__x0009__x0009__x0009__x0009_&lt;ID&gt;aebd8c4e-73d3-4f9f-ab6b-4f345479377b&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626802c7-0bd9-4323-8a3a-9972bdf01cf3&lt;/ID&gt;_x000d__x000a__x0009__x0009__x0009_&lt;Name&gt;bmLogoSectie2_1&lt;/Name&gt;_x000d__x000a__x0009__x0009__x0009_&lt;BookmarkFields&gt;_x000d__x000a__x0009__x0009__x0009__x0009_&lt;BookmarkField&gt;_x000d__x000a__x0009__x0009__x0009__x0009__x0009_&lt;ID&gt;b649c9c3-7da1-4879-a186-b9ce4d754b75&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ad2dbb9e-4da9-4627-ac2e-b507ec9fb982&lt;/ID&gt;_x000d__x000a__x0009__x0009__x0009_&lt;Name&gt;bmLogoSectie2_2&lt;/Name&gt;_x000d__x000a__x0009__x0009__x0009_&lt;BookmarkFields&gt;_x000d__x000a__x0009__x0009__x0009__x0009_&lt;BookmarkField&gt;_x000d__x000a__x0009__x0009__x0009__x0009__x0009_&lt;ID&gt;2fe035f5-0ed9-441b-a200-f7785b2b85e2&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2ac57a9c-eb29-4c91-ac8e-0be1e1748135&lt;/ID&gt;_x000d__x000a__x0009__x0009__x0009_&lt;Name&gt;bmLogoSectie3_1&lt;/Name&gt;_x000d__x000a__x0009__x0009__x0009_&lt;BookmarkFields&gt;_x000d__x000a__x0009__x0009__x0009__x0009_&lt;BookmarkField&gt;_x000d__x000a__x0009__x0009__x0009__x0009__x0009_&lt;ID&gt;5ea1617e-eb35-4654-8d12-24bf4cdbc8b5&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fcc61a14-dd46-4ce2-89ed-208935544664&lt;/ID&gt;_x000d__x000a__x0009__x0009__x0009_&lt;Name&gt;bmLogoSectie3_2&lt;/Name&gt;_x000d__x000a__x0009__x0009__x0009_&lt;BookmarkFields&gt;_x000d__x000a__x0009__x0009__x0009__x0009_&lt;BookmarkField&gt;_x000d__x000a__x0009__x0009__x0009__x0009__x0009_&lt;ID&gt;d733f37e-fd73-48f5-92de-f2eba8ee2a08&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49f77799-b676-493e-b1ef-240230c67215&lt;/ID&gt;_x000d__x000a__x0009__x0009__x0009_&lt;Name&gt;bmLogoSectie4_1&lt;/Name&gt;_x000d__x000a__x0009__x0009__x0009_&lt;BookmarkFields&gt;_x000d__x000a__x0009__x0009__x0009__x0009_&lt;BookmarkField&gt;_x000d__x000a__x0009__x0009__x0009__x0009__x0009_&lt;ID&gt;facf224f-6cba-48cb-97c8-7d8d137f4e97&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f3d06347-5f1d-4e98-b65b-06a18fe4121b&lt;/ID&gt;_x000d__x000a__x0009__x0009__x0009_&lt;Name&gt;bmLogoSectie4_2&lt;/Name&gt;_x000d__x000a__x0009__x0009__x0009_&lt;BookmarkFields&gt;_x000d__x000a__x0009__x0009__x0009__x0009_&lt;BookmarkField&gt;_x000d__x000a__x0009__x0009__x0009__x0009__x0009_&lt;ID&gt;cd85b2ca-124c-4a20-a48a-25650529f325&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9369262c-9250-425b-92f7-7415a5f36b3f&lt;/ID&gt;_x000d__x000a__x0009__x0009__x0009_&lt;Name&gt;bmAuteurs1&lt;/Name&gt;_x000d__x000a__x0009__x0009__x0009_&lt;BookmarkFields&gt;_x000d__x000a__x0009__x0009__x0009__x0009_&lt;BookmarkField&gt;_x000d__x000a__x0009__x0009__x0009__x0009__x0009_&lt;ID&gt;af60098e-e96f-47f5-93e5-171d2f46bb16&lt;/ID&gt;_x000d__x000a__x0009__x0009__x0009__x0009__x0009_&lt;DocumentVeldID&gt;95c23ac8-5a1b-4753-a43f-8901ff8caf3f&lt;/DocumentVeldID&gt;_x000d__x000a__x0009__x0009__x0009__x0009__x0009_&lt;PrintLabel&gt;&amp;lt;LEEG&amp;gt;&lt;/PrintLabel&gt;_x000d__x000a__x0009__x0009__x0009__x0009__x0009_&lt;StyleValue&gt;Huisstijl-Gegeven&lt;/StyleValue&gt;_x000d__x000a__x0009__x0009__x0009__x0009__x0009_&lt;PrintValue&gt;&lt;![CDATA[J.P. de Wa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d228034b-7828-4104-b9ff-73b7200f4180&lt;/ID&gt;_x000d__x000a__x0009__x0009__x0009_&lt;Name&gt;bmTitel0&lt;/Name&gt;_x000d__x000a__x0009__x0009__x0009_&lt;BookmarkFields&gt;_x000d__x000a__x0009__x0009__x0009__x0009_&lt;BookmarkField&gt;_x000d__x000a__x0009__x0009__x0009__x0009__x0009_&lt;ID&gt;b56fdb2f-fdbf-463a-a82f-ddb827ffd230&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Titel&lt;/StyleValue&gt;_x000d__x000a__x0009__x0009__x0009__x0009__x0009_&lt;PrintValue&gt;&lt;![CDATA[Wave overtopping at dikes kernel]]&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dd0c8d7b-b62e-4f9a-9dae-9a7074ae6ea1&lt;/ID&gt;_x000d__x000a__x0009__x0009__x0009__x0009__x0009_&lt;DocumentVeldID&gt;a2404064-7b73-4e8b-ab2b-77f9108cac38&lt;/DocumentVeldID&gt;_x000d__x000a__x0009__x0009__x0009__x0009__x0009_&lt;PrintLabel&gt;&amp;lt;LEEG&amp;gt;&lt;/PrintLabel&gt;_x000d__x000a__x0009__x0009__x0009__x0009__x0009_&lt;StyleValue&gt;Huisstijl-Subtitel&lt;/StyleValue&gt;_x000d__x000a__x0009__x0009__x0009__x0009__x0009_&lt;TextBeforeValue&gt;&amp;lt;br/&amp;gt;&lt;/TextBeforeValue&gt;_x000d__x000a__x0009__x0009__x0009__x0009__x0009_&lt;PrintValue&gt;&lt;![CDATA[Test report 18.1.1]]&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95b8ba3a-8d69-4f93-8294-a2e571126c1a&lt;/ID&gt;_x000d__x000a__x0009__x0009__x0009_&lt;Name&gt;bmTitel1&lt;/Name&gt;_x000d__x000a__x0009__x0009__x0009_&lt;BookmarkFields&gt;_x000d__x000a__x0009__x0009__x0009__x0009_&lt;BookmarkField&gt;_x000d__x000a__x0009__x0009__x0009__x0009__x0009_&lt;ID&gt;6a4096cd-b72c-462b-b757-22d6a4f65fe2&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Titel&lt;/StyleValue&gt;_x000d__x000a__x0009__x0009__x0009__x0009__x0009_&lt;PrintValue&gt;&lt;![CDATA[Wave overtopping at dikes kernel]]&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3b1ee930-f3ea-4410-96e6-5c7f0243d951&lt;/ID&gt;_x000d__x000a__x0009__x0009__x0009__x0009__x0009_&lt;DocumentVeldID&gt;a2404064-7b73-4e8b-ab2b-77f9108cac38&lt;/DocumentVeldID&gt;_x000d__x000a__x0009__x0009__x0009__x0009__x0009_&lt;PrintLabel&gt;&amp;lt;LEEG&amp;gt;&lt;/PrintLabel&gt;_x000d__x000a__x0009__x0009__x0009__x0009__x0009_&lt;StyleValue&gt;Huisstijl-Subtitel&lt;/StyleValue&gt;_x000d__x000a__x0009__x0009__x0009__x0009__x0009_&lt;TextBeforeValue&gt;&amp;lt;br/&amp;gt;&lt;/TextBeforeValue&gt;_x000d__x000a__x0009__x0009__x0009__x0009__x0009_&lt;PrintValue&gt;&lt;![CDATA[Test report 18.1.1]]&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1262dfca-c900-46be-99e9-430faea11287&lt;/ID&gt;_x000d__x000a__x0009__x0009__x0009_&lt;Name&gt;bmCopyrightSectie1_1&lt;/Name&gt;_x000d__x000a__x0009__x0009_&lt;/Bookmark&gt;_x000d__x000a__x0009__x0009_&lt;Bookmark&gt;_x000d__x000a__x0009__x0009__x0009_&lt;ID&gt;c4d03676-1a37-448c-90f3-d5af84b35d0c&lt;/ID&gt;_x000d__x000a__x0009__x0009__x0009_&lt;Name&gt;tblGegevensSectie2a:1&lt;/Name&gt;_x000d__x000a__x0009__x0009__x0009_&lt;BookmarkFields&gt;_x000d__x000a__x0009__x0009__x0009__x0009_&lt;BookmarkField&gt;_x000d__x000a__x0009__x0009__x0009__x0009__x0009_&lt;ID&gt;5f8f1489-7c95-4054-a2d6-1f8afcdb810f&lt;/ID&gt;_x000d__x000a__x0009__x0009__x0009__x0009__x0009_&lt;DocumentVeldID&gt;8d97bc1a-8467-43b9-af14-71ec09aac448&lt;/DocumentVeldID&gt;_x000d__x000a__x0009__x0009__x0009__x0009__x0009_&lt;StyleLabel&gt;Huisstijl-Kopje&lt;/StyleLabel&gt;_x000d__x000a__x0009__x0009__x0009__x0009__x0009_&lt;PrintLabel&gt;Title&lt;/PrintLabel&gt;_x000d__x000a__x0009__x0009__x0009__x0009__x0009_&lt;TextAfterLabel&gt;&amp;lt;br/&amp;gt;&lt;/TextAfterLabel&gt;_x000d__x000a__x0009__x0009__x0009__x0009__x0009_&lt;StyleValue&gt;Huisstijl-Gegeven&lt;/StyleValue&gt;_x000d__x000a__x0009__x0009__x0009__x0009__x0009_&lt;PrintValue&gt;&lt;![CDATA[Wave overtopping at dikes kerne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95cf3381-5855-45be-9ac5-503055fda5ed&lt;/ID&gt;_x000d__x000a__x0009__x0009__x0009_&lt;Name&gt;tblGegevensSectie2a:3&lt;/Name&gt;_x000d__x000a__x0009__x0009__x0009_&lt;BookmarkFields&gt;_x000d__x000a__x0009__x0009__x0009__x0009_&lt;BookmarkField&gt;_x000d__x000a__x0009__x0009__x0009__x0009__x0009_&lt;ID&gt;febe1519-5263-46d8-87e7-cb5a93d01e19&lt;/ID&gt;_x000d__x000a__x0009__x0009__x0009__x0009__x0009_&lt;DocumentVeldID&gt;5baa274e-067b-41ca-8015-dcbf96b421e5&lt;/DocumentVeldID&gt;_x000d__x000a__x0009__x0009__x0009__x0009__x0009_&lt;StyleLabel&gt;Huisstijl-Kopje&lt;/StyleLabel&gt;_x000d__x000a__x0009__x0009__x0009__x0009__x0009_&lt;PrintLabel&gt;Client&lt;/PrintLabel&gt;_x000d__x000a__x0009__x0009__x0009__x0009__x0009_&lt;TextAfterLabel&gt;&amp;lt;br/&amp;gt;&lt;/TextAfterLabel&gt;_x000d__x000a__x0009__x0009__x0009__x0009__x0009_&lt;StyleValue&gt;Huisstijl-Gegeven&lt;/StyleValue&gt;_x000d__x000a__x0009__x0009__x0009__x0009__x0009_&lt;PrintValue&gt;&lt;![CDATA[Rijkswaterstaat Water, Verkeer en Leefomgeving, LELYSTAD]]&gt;&lt;/PrintValue&gt;_x000d__x000a__x0009__x0009__x0009__x0009__x0009_&lt;Type ID=&quot;1&quot;&gt;DocumentField&lt;/Type&gt;_x000d__x000a__x0009__x0009__x0009__x0009_&lt;/BookmarkField&gt;_x000d__x000a__x0009__x0009__x0009__x0009_&lt;BookmarkField&gt;_x000d__x000a__x0009__x0009__x0009__x0009__x0009_&lt;ID&gt;9a4cb8e6-1091-4f26-9f03-a81f5a905fd8&lt;/ID&gt;_x000d__x000a__x0009__x0009__x0009__x0009__x0009_&lt;DocumentVeldID&gt;9f015a18-dca1-4623-89fa-23811da3a8e8&lt;/DocumentVeldID&gt;_x000d__x000a__x0009__x0009__x0009__x0009__x0009_&lt;StyleLabel&gt;Huisstijl-Kopje&lt;/StyleLabel&gt;_x000d__x000a__x0009__x0009__x0009__x0009__x0009_&lt;PrintLabel&gt;Project&lt;/PrintLabel&gt;_x000d__x000a__x0009__x0009__x0009__x0009__x0009_&lt;TextAfterLabel&gt;&amp;lt;br/&amp;gt;&lt;/TextAfterLabel&gt;_x000d__x000a__x0009__x0009__x0009__x0009__x0009_&lt;StyleValue&gt;Huisstijl-Gegeven&lt;/StyleValue&gt;_x000d__x000a__x0009__x0009__x0009__x0009__x0009_&lt;PrintValue&gt;&lt;![CDATA[11202231-002]]&gt;&lt;/PrintValue&gt;_x000d__x000a__x0009__x0009__x0009__x0009__x0009_&lt;Type ID=&quot;1&quot;&gt;DocumentField&lt;/Type&gt;_x000d__x000a__x0009__x0009__x0009__x0009_&lt;/BookmarkField&gt;_x000d__x000a__x0009__x0009__x0009__x0009_&lt;BookmarkField&gt;_x000d__x000a__x0009__x0009__x0009__x0009__x0009_&lt;ID&gt;c4dce957-2ff4-4829-b16c-0f8bdb2bc439&lt;/ID&gt;_x000d__x000a__x0009__x0009__x0009__x0009__x0009_&lt;DocumentVeldID&gt;3a71e92a-1fae-4d33-8c97-e938487c6c2a&lt;/DocumentVeldID&gt;_x000d__x000a__x0009__x0009__x0009__x0009__x0009_&lt;StyleLabel&gt;Huisstijl-Kopje&lt;/StyleLabel&gt;_x000d__x000a__x0009__x0009__x0009__x0009__x0009_&lt;PrintLabel&gt;Attribute&lt;/PrintLabel&gt;_x000d__x000a__x0009__x0009__x0009__x0009__x0009_&lt;TextAfterLabel&gt;&amp;lt;br/&amp;gt;&lt;/TextAfterLabel&gt;_x000d__x000a__x0009__x0009__x0009__x0009__x0009_&lt;StyleValue&gt;Huisstijl-Gegeven&lt;/StyleValue&gt;_x000d__x000a__x0009__x0009__x0009__x0009__x0009_&lt;PrintValue&gt;&lt;![CDATA[11202231-002-HYE-0018]]&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be4a59e9-1779-4c4a-a533-fa8eb4bd42f3&lt;/ID&gt;_x000d__x000a__x0009__x0009__x0009__x0009__x0009_&lt;StyleLabel&gt;Huisstijl-Kopje&lt;/StyleLabel&gt;_x000d__x000a__x0009__x0009__x0009__x0009__x0009_&lt;PrintLabel&gt;Pages&lt;/PrintLabel&gt;_x000d__x000a__x0009__x0009__x0009__x0009__x0009_&lt;TextAfterLabel&gt;&amp;lt;br/&amp;gt;&lt;/TextAfterLabel&gt;_x000d__x000a__x0009__x0009__x0009__x0009__x0009_&lt;StyleValue&gt;Huisstijl-Gegeven&lt;/StyleValue&gt;_x000d__x000a__x0009__x0009__x0009__x0009__x0009_&lt;PrintValue&gt;&lt;![CDATA[DOCVARIABLE TotAantalPag]]&gt;&lt;/PrintValue&gt;_x000d__x000a__x0009__x0009__x0009__x0009__x0009_&lt;Type ID=&quot;6&quot;&gt;WordField&lt;/Type&gt;_x000d__x000a__x0009__x0009__x0009__x0009_&lt;/BookmarkField&gt;_x000d__x000a__x0009__x0009__x0009_&lt;/BookmarkFields&gt;_x000d__x000a__x0009__x0009_&lt;/Bookmark&gt;_x000d__x000a__x0009__x0009_&lt;Bookmark&gt;_x000d__x000a__x0009__x0009__x0009_&lt;ID&gt;a5d382ba-5be9-44da-85bc-1133138e487a&lt;/ID&gt;_x000d__x000a__x0009__x0009__x0009_&lt;Name&gt;tblGegevensSectie2a:4&lt;/Name&gt;_x000d__x000a__x0009__x0009_&lt;/Bookmark&gt;_x000d__x000a__x0009__x0009_&lt;Bookmark&gt;_x000d__x000a__x0009__x0009__x0009_&lt;ID&gt;6f4682ef-12f1-4ed8-9706-acd6c1d0190a&lt;/ID&gt;_x000d__x000a__x0009__x0009__x0009_&lt;Name&gt;tblGegevensSectie2b:1&lt;/Name&gt;_x000d__x000a__x0009__x0009__x0009_&lt;BookmarkFields&gt;_x000d__x000a__x0009__x0009__x0009__x0009_&lt;BookmarkField&gt;_x000d__x000a__x0009__x0009__x0009__x0009__x0009_&lt;ID&gt;717a8ee7-fc04-428b-88e4-3a33b3d9db58&lt;/ID&gt;_x000d__x000a__x0009__x0009__x0009__x0009__x0009_&lt;StyleValue&gt;Huisstijl-Gegeven&lt;/StyleValue&gt;_x000d__x000a__x0009__x0009__x0009__x0009__x0009_&lt;PrintValue&gt;&lt;![CDATA[ ]]&gt;&lt;/PrintValue&gt;_x000d__x000a__x0009__x0009__x0009__x0009__x0009_&lt;Type ID=&quot;2&quot;&gt;PlainText&lt;/Type&gt;_x000d__x000a__x0009__x0009__x0009__x0009_&lt;/BookmarkField&gt;_x000d__x000a__x0009__x0009__x0009__x0009_&lt;BookmarkField&gt;_x000d__x000a__x0009__x0009__x0009__x0009__x0009_&lt;ID&gt;7e0a3efc-387a-4d03-8ada-fa5e42aeb1be&lt;/ID&gt;_x000d__x000a__x0009__x0009__x0009__x0009__x0009_&lt;DocumentVeldID&gt;8d97bc1a-8467-43b9-af14-71ec09aac448&lt;/DocumentVeldID&gt;_x000d__x000a__x0009__x0009__x0009__x0009__x0009_&lt;StyleLabel&gt;Huisstijl-Kopje&lt;/StyleLabel&gt;_x000d__x000a__x0009__x0009__x0009__x0009__x0009_&lt;PrintLabel&gt;Title&lt;/PrintLabel&gt;_x000d__x000a__x0009__x0009__x0009__x0009__x0009_&lt;TextAfterLabel&gt;&amp;lt;br/&amp;gt;&lt;/TextAfterLabel&gt;_x000d__x000a__x0009__x0009__x0009__x0009__x0009_&lt;StyleValue&gt;Huisstijl-Gegeven&lt;/StyleValue&gt;_x000d__x000a__x0009__x0009__x0009__x0009__x0009_&lt;PrintValue&gt;&lt;![CDATA[Wave overtopping at dikes kerne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374e1e01-b94c-4a60-8081-0318de36d8ec&lt;/ID&gt;_x000d__x000a__x0009__x0009__x0009_&lt;Name&gt;tblGegevensSectie2b:3&lt;/Name&gt;_x000d__x000a__x0009__x0009__x0009_&lt;BookmarkFields&gt;_x000d__x000a__x0009__x0009__x0009__x0009_&lt;BookmarkField&gt;_x000d__x000a__x0009__x0009__x0009__x0009__x0009_&lt;ID&gt;f9673a90-1dec-48b0-b977-ef96e9a1e7ed&lt;/ID&gt;_x000d__x000a__x0009__x0009__x0009__x0009__x0009_&lt;DocumentVeldID&gt;5baa274e-067b-41ca-8015-dcbf96b421e5&lt;/DocumentVeldID&gt;_x000d__x000a__x0009__x0009__x0009__x0009__x0009_&lt;StyleLabel&gt;Huisstijl-Kopje&lt;/StyleLabel&gt;_x000d__x000a__x0009__x0009__x0009__x0009__x0009_&lt;PrintLabel&gt;Client&lt;/PrintLabel&gt;_x000d__x000a__x0009__x0009__x0009__x0009__x0009_&lt;TextAfterLabel&gt;&amp;lt;br/&amp;gt;&lt;/TextAfterLabel&gt;_x000d__x000a__x0009__x0009__x0009__x0009__x0009_&lt;StyleValue&gt;Huisstijl-Gegeven&lt;/StyleValue&gt;_x000d__x000a__x0009__x0009__x0009__x0009__x0009_&lt;PrintValue&gt;&lt;![CDATA[Rijkswaterstaat Water, Verkeer en Leefomgeving, LELYSTAD]]&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38fb861b-08d1-47d3-a6bf-294d9c6da9ac&lt;/ID&gt;_x000d__x000a__x0009__x0009__x0009__x0009__x0009_&lt;DocumentVeldID&gt;9f015a18-dca1-4623-89fa-23811da3a8e8&lt;/DocumentVeldID&gt;_x000d__x000a__x0009__x0009__x0009__x0009__x0009_&lt;StyleLabel&gt;Huisstijl-Kopje&lt;/StyleLabel&gt;_x000d__x000a__x0009__x0009__x0009__x0009__x0009_&lt;PrintLabel&gt;Project&lt;/PrintLabel&gt;_x000d__x000a__x0009__x0009__x0009__x0009__x0009_&lt;TextAfterLabel&gt;&amp;lt;br/&amp;gt;&lt;/TextAfterLabel&gt;_x000d__x000a__x0009__x0009__x0009__x0009__x0009_&lt;StyleValue&gt;Huisstijl-Gegeven&lt;/StyleValue&gt;_x000d__x000a__x0009__x0009__x0009__x0009__x0009_&lt;PrintValue&gt;&lt;![CDATA[11202231-002]]&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c4cf7010-8f9d-40f6-90b3-87f888f8c207&lt;/ID&gt;_x000d__x000a__x0009__x0009__x0009__x0009__x0009_&lt;DocumentVeldID&gt;3a71e92a-1fae-4d33-8c97-e938487c6c2a&lt;/DocumentVeldID&gt;_x000d__x000a__x0009__x0009__x0009__x0009__x0009_&lt;StyleLabel&gt;Huisstijl-Kopje&lt;/StyleLabel&gt;_x000d__x000a__x0009__x0009__x0009__x0009__x0009_&lt;PrintLabel&gt;Attribute&lt;/PrintLabel&gt;_x000d__x000a__x0009__x0009__x0009__x0009__x0009_&lt;TextAfterLabel&gt;&amp;lt;br/&amp;gt;&lt;/TextAfterLabel&gt;_x000d__x000a__x0009__x0009__x0009__x0009__x0009_&lt;StyleValue&gt;Huisstijl-Gegeven&lt;/StyleValue&gt;_x000d__x000a__x0009__x0009__x0009__x0009__x0009_&lt;PrintValue&gt;&lt;![CDATA[11202231-002-HYE-0018]]&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ab397451-194a-42ef-97f5-27c592306607&lt;/ID&gt;_x000d__x000a__x0009__x0009__x0009__x0009__x0009_&lt;StyleLabel&gt;Huisstijl-Kopje&lt;/StyleLabel&gt;_x000d__x000a__x0009__x0009__x0009__x0009__x0009_&lt;PrintLabel&gt;Pages&lt;/PrintLabel&gt;_x000d__x000a__x0009__x0009__x0009__x0009__x0009_&lt;TextAfterLabel&gt;&amp;lt;br/&amp;gt;&lt;/TextAfterLabel&gt;_x000d__x000a__x0009__x0009__x0009__x0009__x0009_&lt;StyleValue&gt;Huisstijl-Gegeven&lt;/StyleValue&gt;_x000d__x000a__x0009__x0009__x0009__x0009__x0009_&lt;PrintValue&gt;&lt;![CDATA[DOCVARIABLE TotAantalPag]]&gt;&lt;/PrintValue&gt;_x000d__x000a__x0009__x0009__x0009__x0009__x0009_&lt;Type ID=&quot;6&quot;&gt;WordField&lt;/Type&gt;_x000d__x000a__x0009__x0009__x0009__x0009_&lt;/BookmarkField&gt;_x000d__x000a__x0009__x0009__x0009_&lt;/BookmarkFields&gt;_x000d__x000a__x0009__x0009_&lt;/Bookmark&gt;_x000d__x000a__x0009__x0009_&lt;Bookmark&gt;_x000d__x000a__x0009__x0009__x0009_&lt;ID&gt;7a4770db-8ccd-4cc1-8d56-66bbb735b500&lt;/ID&gt;_x000d__x000a__x0009__x0009__x0009_&lt;Name&gt;tblGegevensSectie2b:4&lt;/Name&gt;_x000d__x000a__x0009__x0009_&lt;/Bookmark&gt;_x000d__x000a__x0009__x0009_&lt;Bookmark&gt;_x000d__x000a__x0009__x0009__x0009_&lt;ID&gt;07889758-b0d3-41d4-a53e-1d40dedfd601&lt;/ID&gt;_x000d__x000a__x0009__x0009__x0009_&lt;Name&gt;bmStatus&lt;/Name&gt;_x000d__x000a__x0009__x0009__x0009_&lt;BookmarkFields&gt;_x000d__x000a__x0009__x0009__x0009__x0009_&lt;BookmarkField&gt;_x000d__x000a__x0009__x0009__x0009__x0009__x0009_&lt;ID&gt;61999697-f4f8-477d-94b2-e31ab8f117b4&lt;/ID&gt;_x000d__x000a__x0009__x0009__x0009__x0009__x0009_&lt;DocumentVeldID&gt;54ad812a-6d9a-43b4-a23d-efe57ee9dd5e&lt;/DocumentVeldID&gt;_x000d__x000a__x0009__x0009__x0009__x0009__x0009_&lt;StyleLabel&gt;Huisstijl-Kopje&lt;/StyleLabel&gt;_x000d__x000a__x0009__x0009__x0009__x0009__x0009_&lt;PrintLabel&gt;Status&lt;/PrintLabel&gt;_x000d__x000a__x0009__x0009__x0009__x0009__x0009_&lt;TextAfterLabel&gt;&amp;lt;br/&amp;gt;&lt;/TextAfterLabel&gt;_x000d__x000a__x0009__x0009__x0009__x0009__x0009_&lt;StyleValue&gt;Huisstijl-Gegeven&lt;/StyleValue&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efbc07c7-fcb8-422b-b8d0-bd7e990ff542&lt;/ID&gt;_x000d__x000a__x0009__x0009__x0009_&lt;Name&gt;bmBegin&lt;/Name&gt;_x000d__x000a__x0009__x0009_&lt;/Bookmark&gt;_x000d__x000a__x0009__x0009_&lt;Bookmark&gt;_x000d__x000a__x0009__x0009__x0009_&lt;ID&gt;a4e1260d-f053-46f5-bcd7-1e327fddb68f&lt;/ID&gt;_x000d__x000a__x0009__x0009__x0009_&lt;Name&gt;bmKoptekstSectie3_1&lt;/Name&gt;_x000d__x000a__x0009__x0009__x0009_&lt;BookmarkFields&gt;_x000d__x000a__x0009__x0009__x0009__x0009_&lt;BookmarkField&gt;_x000d__x000a__x0009__x0009__x0009__x0009__x0009_&lt;ID&gt;31c5f5be-1e12-4c07-ba15-aa2e8a8096ba&lt;/ID&gt;_x000d__x000a__x0009__x0009__x0009__x0009__x0009_&lt;DocumentVeldID&gt;3a71e92a-1fae-4d33-8c97-e938487c6c2a&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11202231-002-HYE-0018]]&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ba924f86-00bb-4adb-9e48-796c1d38943e&lt;/ID&gt;_x000d__x000a__x0009__x0009__x0009__x0009__x0009_&lt;DocumentVeldID&gt;c12a59ca-56dc-4096-a143-e4cebafc49c8&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December 19, 2018]]&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11a9f6f6-96cd-41de-a3e4-0cb776f06c1e&lt;/ID&gt;_x000d__x000a__x0009__x0009__x0009__x0009__x0009_&lt;DocumentVeldID&gt;54ad812a-6d9a-43b4-a23d-efe57ee9dd5e&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e8609fa2-8d78-4818-8ad2-43c767fc4cf5&lt;/ID&gt;_x000d__x000a__x0009__x0009__x0009_&lt;Name&gt;bmKoptekstSectie3_2&lt;/Name&gt;_x000d__x000a__x0009__x0009__x0009_&lt;BookmarkFields&gt;_x000d__x000a__x0009__x0009__x0009__x0009_&lt;BookmarkField&gt;_x000d__x000a__x0009__x0009__x0009__x0009__x0009_&lt;ID&gt;b770679c-7db8-4d8d-9b9a-f1d1e9fb0a74&lt;/ID&gt;_x000d__x000a__x0009__x0009__x0009__x0009__x0009_&lt;DocumentVeldID&gt;3a71e92a-1fae-4d33-8c97-e938487c6c2a&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11202231-002-HYE-0018]]&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45d74066-a0a8-4404-9986-1188eacc603b&lt;/ID&gt;_x000d__x000a__x0009__x0009__x0009__x0009__x0009_&lt;DocumentVeldID&gt;c12a59ca-56dc-4096-a143-e4cebafc49c8&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December 19, 2018]]&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71da88e1-3c71-424d-b77d-2a9a0a3aca7c&lt;/ID&gt;_x000d__x000a__x0009__x0009__x0009__x0009__x0009_&lt;DocumentVeldID&gt;54ad812a-6d9a-43b4-a23d-efe57ee9dd5e&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f2d5eda3-7ba2-45a3-bc03-fc1a637114fe&lt;/ID&gt;_x000d__x000a__x0009__x0009__x0009_&lt;Name&gt;bmKoptekstSectie4_1&lt;/Name&gt;_x000d__x000a__x0009__x0009__x0009_&lt;BookmarkFields&gt;_x000d__x000a__x0009__x0009__x0009__x0009_&lt;BookmarkField&gt;_x000d__x000a__x0009__x0009__x0009__x0009__x0009_&lt;ID&gt;c81ca682-54b0-4bdd-9b72-a59027e846a6&lt;/ID&gt;_x000d__x000a__x0009__x0009__x0009__x0009__x0009_&lt;DocumentVeldID&gt;3a71e92a-1fae-4d33-8c97-e938487c6c2a&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11202231-002-HYE-0018]]&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486da0ee-b883-4f5c-b531-6e5cd48a71c9&lt;/ID&gt;_x000d__x000a__x0009__x0009__x0009__x0009__x0009_&lt;DocumentVeldID&gt;c12a59ca-56dc-4096-a143-e4cebafc49c8&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December 19, 2018]]&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c63bbdf3-201c-4e97-b0b5-1cceb3f238c9&lt;/ID&gt;_x000d__x000a__x0009__x0009__x0009__x0009__x0009_&lt;DocumentVeldID&gt;54ad812a-6d9a-43b4-a23d-efe57ee9dd5e&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f28e5465-ddc4-49ae-be30-8f601348b285&lt;/ID&gt;_x000d__x000a__x0009__x0009__x0009_&lt;Name&gt;bmKoptekstSectie4_2&lt;/Name&gt;_x000d__x000a__x0009__x0009__x0009_&lt;Style&gt;Huisstijl-KoptekstRechts&lt;/Style&gt;_x000d__x000a__x0009__x0009__x0009_&lt;BookmarkFields&gt;_x000d__x000a__x0009__x0009__x0009__x0009_&lt;BookmarkField&gt;_x000d__x000a__x0009__x0009__x0009__x0009__x0009_&lt;ID&gt;7f99c04a-c740-42d4-b008-4d4fa3dbfd4c&lt;/ID&gt;_x000d__x000a__x0009__x0009__x0009__x0009__x0009_&lt;DocumentVeldID&gt;3a71e92a-1fae-4d33-8c97-e938487c6c2a&lt;/DocumentVeldID&gt;_x000d__x000a__x0009__x0009__x0009__x0009__x0009_&lt;PrintLabel&gt;&amp;lt;LEEG&amp;gt;&lt;/PrintLabel&gt;_x000d__x000a__x0009__x0009__x0009__x0009__x0009_&lt;PrintValue&gt;&lt;![CDATA[11202231-002-HYE-0018]]&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1c3aa86a-9e22-4d66-983f-008a39d14206&lt;/ID&gt;_x000d__x000a__x0009__x0009__x0009__x0009__x0009_&lt;DocumentVeldID&gt;c12a59ca-56dc-4096-a143-e4cebafc49c8&lt;/DocumentVeldID&gt;_x000d__x000a__x0009__x0009__x0009__x0009__x0009_&lt;PrintLabel&gt;&amp;lt;LEEG&amp;gt;&lt;/PrintLabel&gt;_x000d__x000a__x0009__x0009__x0009__x0009__x0009_&lt;PrintValue&gt;&lt;![CDATA[December 19, 2018]]&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896f2518-5409-4321-ad31-bae9a1634ae2&lt;/ID&gt;_x000d__x000a__x0009__x0009__x0009__x0009__x0009_&lt;DocumentVeldID&gt;54ad812a-6d9a-43b4-a23d-efe57ee9dd5e&lt;/DocumentVeldID&gt;_x000d__x000a__x0009__x0009__x0009__x0009__x0009_&lt;PrintLabel&gt;&amp;lt;LEEG&amp;gt;&lt;/PrintLabel&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db25ee45-1306-4510-a7a1-38e42e4a47f8&lt;/ID&gt;_x000d__x000a__x0009__x0009__x0009_&lt;Name&gt;bmVoettekstSectie2_1&lt;/Name&gt;_x000d__x000a__x0009__x0009__x0009_&lt;BookmarkFields&gt;_x000d__x000a__x0009__x0009__x0009__x0009_&lt;BookmarkField&gt;_x000d__x000a__x0009__x0009__x0009__x0009__x0009_&lt;ID&gt;da9f0e8e-36ba-48c7-8330-d0f4cc252b84&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Koptekst&lt;/StyleValue&gt;_x000d__x000a__x0009__x0009__x0009__x0009__x0009_&lt;PrintValue&gt;&lt;![CDATA[Wave overtopping at dikes kerne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c43f9be5-464c-4282-9ddf-8b873581bddb&lt;/ID&gt;_x000d__x000a__x0009__x0009__x0009_&lt;Name&gt;bmVoettekstSectie2_2&lt;/Name&gt;_x000d__x000a__x0009__x0009__x0009_&lt;BookmarkFields&gt;_x000d__x000a__x0009__x0009__x0009__x0009_&lt;BookmarkField&gt;_x000d__x000a__x0009__x0009__x0009__x0009__x0009_&lt;ID&gt;8a3d7113-cf72-4033-b1ac-9df1709db41b&lt;/ID&gt;_x000d__x000a__x0009__x0009__x0009__x0009__x0009_&lt;DocumentVeldID&gt;8d97bc1a-8467-43b9-af14-71ec09aac448&lt;/DocumentVeldID&gt;_x000d__x000a__x0009__x0009__x0009__x0009__x0009_&lt;PrintLabel&gt;&amp;lt;LEEG&amp;gt;&lt;/PrintLabel&gt;_x000d__x000a__x0009__x0009__x0009__x0009__x0009_&lt;TextAfterLabel&gt;Huisstijl-Koptekst&lt;/TextAfterLabel&gt;_x000d__x000a__x0009__x0009__x0009__x0009__x0009_&lt;PrintValue&gt;&lt;![CDATA[Wave overtopping at dikes kerne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85cfaa4e-7a43-424e-91f3-443fdb42007b&lt;/ID&gt;_x000d__x000a__x0009__x0009__x0009_&lt;Name&gt;bmVoettekstSectie3_1&lt;/Name&gt;_x000d__x000a__x0009__x0009__x0009_&lt;BookmarkFields&gt;_x000d__x000a__x0009__x0009__x0009__x0009_&lt;BookmarkField&gt;_x000d__x000a__x0009__x0009__x0009__x0009__x0009_&lt;ID&gt;c7339d16-e403-4082-bf40-46d3c03aa872&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Koptekst&lt;/StyleValue&gt;_x000d__x000a__x0009__x0009__x0009__x0009__x0009_&lt;PrintValue&gt;&lt;![CDATA[Wave overtopping at dikes kerne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734f5e35-8564-4ad8-b693-01895d75f0a9&lt;/ID&gt;_x000d__x000a__x0009__x0009__x0009_&lt;Name&gt;bmVoettekstSectie3_2&lt;/Name&gt;_x000d__x000a__x0009__x0009__x0009_&lt;Style&gt;Huisstijl-KoptekstRechts&lt;/Style&gt;_x000d__x000a__x0009__x0009__x0009_&lt;BookmarkFields&gt;_x000d__x000a__x0009__x0009__x0009__x0009_&lt;BookmarkField&gt;_x000d__x000a__x0009__x0009__x0009__x0009__x0009_&lt;ID&gt;dfa5a8cf-bfd9-4580-aef3-be0ecddaebd7&lt;/ID&gt;_x000d__x000a__x0009__x0009__x0009__x0009__x0009_&lt;DocumentVeldID&gt;8d97bc1a-8467-43b9-af14-71ec09aac448&lt;/DocumentVeldID&gt;_x000d__x000a__x0009__x0009__x0009__x0009__x0009_&lt;PrintLabel&gt;&amp;lt;LEEG&amp;gt;&lt;/PrintLabel&gt;_x000d__x000a__x0009__x0009__x0009__x0009__x0009_&lt;PrintValue&gt;&lt;![CDATA[Wave overtopping at dikes kerne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fcca041a-2952-44a3-9217-515fb237f3aa&lt;/ID&gt;_x000d__x000a__x0009__x0009__x0009_&lt;Name&gt;bmVoettekstSectie4_1&lt;/Name&gt;_x000d__x000a__x0009__x0009__x0009_&lt;BookmarkFields&gt;_x000d__x000a__x0009__x0009__x0009__x0009_&lt;BookmarkField&gt;_x000d__x000a__x0009__x0009__x0009__x0009__x0009_&lt;ID&gt;df9c91aa-4154-4d3b-899c-2e871c73ca46&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Koptekst&lt;/StyleValue&gt;_x000d__x000a__x0009__x0009__x0009__x0009__x0009_&lt;PrintValue&gt;&lt;![CDATA[Wave overtopping at dikes kerne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f547e3fb-deae-48e9-b08d-dd22de861153&lt;/ID&gt;_x000d__x000a__x0009__x0009__x0009_&lt;Name&gt;bmVoettekstSectie4_2&lt;/Name&gt;_x000d__x000a__x0009__x0009__x0009_&lt;BookmarkFields&gt;_x000d__x000a__x0009__x0009__x0009__x0009_&lt;BookmarkField&gt;_x000d__x000a__x0009__x0009__x0009__x0009__x0009_&lt;ID&gt;a1dcc2d5-e797-49f3-a55c-d280d68a3bba&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KoptekstRechts&lt;/StyleValue&gt;_x000d__x000a__x0009__x0009__x0009__x0009__x0009_&lt;PrintValue&gt;&lt;![CDATA[Wave overtopping at dikes kerne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lt;/Bookmarks&gt;_x000d__x000a__x0009_&lt;DataFields&gt;_x000d__x000a__x0009__x0009_&lt;DataField&gt;_x000d__x000a__x0009__x0009__x0009_&lt;Name&gt;RootDocumentID&lt;/Name&gt;_x000d__x000a__x0009__x0009__x0009_&lt;Value&gt;bedba83d-bd39-4c37-9817-33d2ba31cd37&lt;/Value&gt;_x000d__x000a__x0009__x0009_&lt;/DataField&gt;_x000d__x000a__x0009__x0009_&lt;DataField&gt;_x000d__x000a__x0009__x0009__x0009_&lt;Name&gt;DocumentID&lt;/Name&gt;_x000d__x000a__x0009__x0009__x0009_&lt;Value&gt;bedba83d-bd39-4c37-9817-33d2ba31cd37&lt;/Value&gt;_x000d__x000a__x0009__x0009_&lt;/DataField&gt;_x000d__x000a__x0009__x0009_&lt;DataField&gt;_x000d__x000a__x0009__x0009__x0009_&lt;Name&gt;FileName&lt;/Name&gt;_x000d__x000a__x0009__x0009__x0009_&lt;Value&gt;11202231-002-HYE-0018_v1.0-Wave overtopping at dikes kernel&lt;/Value&gt;_x000d__x000a__x0009__x0009_&lt;/DataField&gt;_x000d__x000a__x0009__x0009_&lt;DataField&gt;_x000d__x000a__x0009__x0009__x0009_&lt;Name&gt;FileDir&lt;/Name&gt;_x000d__x000a__x0009__x0009__x0009_&lt;Value&gt;\\homestore.directory.intra\winhomes\Projects\11202000\11202231\C. Report - advise\002 Faalmechanismen\Bugfix DikesOvertopping&lt;/Value&gt;_x000d__x000a__x0009__x0009_&lt;/DataField&gt;_x000d__x000a__x0009__x0009_&lt;DataField&gt;_x000d__x000a__x0009__x0009__x0009_&lt;Name&gt;IsGeopendVanafAndereLocatie&lt;/Name&gt;_x000d__x000a__x0009__x0009__x0009_&lt;Value/&gt;_x000d__x000a__x0009__x0009_&lt;/DataField&gt;_x000d__x000a__x0009__x0009_&lt;DataField&gt;_x000d__x000a__x0009__x0009__x0009_&lt;Name&gt;ContentType&lt;/Name&gt;_x000d__x000a__x0009__x0009__x0009_&lt;Value/&gt;_x000d__x000a__x0009__x0009_&lt;/DataField&gt;_x000d__x000a__x0009_&lt;/DataFields&gt;_x000d__x000a__x0009_&lt;MetaDataFields&gt;_x000d__x000a__x0009__x0009_&lt;MetaDataField&gt;_x000d__x000a__x0009__x0009__x0009_&lt;PrintValue&gt;&lt;![CDATA[11202231-002-HYE-0018]]&gt;&lt;/PrintValue&gt;_x000d__x000a__x0009__x0009__x0009_&lt;RegistrationValue&gt;&lt;![CDATA[11202231-002-HYE-0018]]&gt;&lt;/RegistrationValue&gt;_x000d__x000a__x0009__x0009__x0009_&lt;ShadowRegistrationValue&gt;&lt;![CDATA[]]&gt;&lt;/ShadowRegistrationValue&gt;_x000d__x000a__x0009__x0009__x0009_&lt;ID&gt;74e3bf88-e2b8-45f9-9c6d-fd62050b9952&lt;/ID&gt;_x000d__x000a__x0009__x0009__x0009_&lt;DocumentVeldID&gt;3a71e92a-1fae-4d33-8c97-e938487c6c2a&lt;/DocumentVeldID&gt;_x000d__x000a__x0009__x0009__x0009_&lt;Name&gt;Nr&lt;/Name&gt;_x000d__x000a__x0009__x0009__x0009_&lt;Label&gt;RegistrerenDigiOfficeDMS&lt;/Label&gt;_x000d__x000a__x0009__x0009__x0009_&lt;Datatype&gt;Varchar&lt;/Datatype&gt;_x000d__x000a__x0009__x0009__x0009_&lt;PrintLabel&gt;Document number&lt;/PrintLabel&gt;_x000d__x000a__x0009__x0009__x0009_&lt;Entity&gt;Document&lt;/Entity&gt;_x000d__x000a__x0009__x0009__x0009_&lt;SPSiteColumnName&gt;idb_N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1.0]]&gt;&lt;/RegistrationValue&gt;_x000d__x000a__x0009__x0009__x0009_&lt;ShadowRegistrationValue&gt;&lt;![CDATA[]]&gt;&lt;/ShadowRegistrationValue&gt;_x000d__x000a__x0009__x0009__x0009_&lt;ID&gt;c397d4c9-91f0-48df-b6ab-79aa4d74b727&lt;/ID&gt;_x000d__x000a__x0009__x0009__x0009_&lt;DocumentVeldID&gt;97b5f405-f169-4abd-85ab-f6eda957b609&lt;/DocumentVeldID&gt;_x000d__x000a__x0009__x0009__x0009_&lt;Name&gt;VersieNr&lt;/Name&gt;_x000d__x000a__x0009__x0009__x0009_&lt;Label&gt;Versie&lt;/Label&gt;_x000d__x000a__x0009__x0009__x0009_&lt;Datatype&gt;Varchar&lt;/Datatype&gt;_x000d__x000a__x0009__x0009__x0009_&lt;PrintLabel&gt;Version&lt;/PrintLabel&gt;_x000d__x000a__x0009__x0009__x0009_&lt;Entity&gt;Document&lt;/Entity&gt;_x000d__x000a__x0009__x0009__x0009_&lt;SPSiteColumnName&gt;idb_VersieN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68ca07af-bcc6-4da0-94a2-7d7389c627c5&lt;/ID&gt;_x000d__x000a__x0009__x0009__x0009_&lt;DocumentVeldID&gt;0d85d814-ce58-4da0-82d0-9b7ca9aeb36f&lt;/DocumentVeldID&gt;_x000d__x000a__x0009__x0009__x0009_&lt;Name&gt;IsExterneLink&lt;/Name&gt;_x000d__x000a__x0009__x0009__x0009_&lt;Label&gt;IsExterneLink&lt;/Label&gt;_x000d__x000a__x0009__x0009__x0009_&lt;Datatype&gt;Boolean&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191911c8-4a5a-49f3-a145-367a47cbfd1b&lt;/ID&gt;_x000d__x000a__x0009__x0009__x0009_&lt;DocumentVeldID&gt;78c03aab-7423-4e47-ba5e-7b58f0ee1c6f&lt;/DocumentVeldID&gt;_x000d__x000a__x0009__x0009__x0009_&lt;Name&gt;ExterneLinkInclOnderwerp&lt;/Name&gt;_x000d__x000a__x0009__x0009__x0009_&lt;Label&gt;ExterneLinkInclOnderwerp&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lt;DMS&gt;Projects\11202000\11202231\C. Report - advise\002 Faalmechanismen\Bugfix DikesOvertopping\11202231-002-HYE-0018_v1.0-Wave overtopping at dikes kernel.docx]]&gt;&lt;/PrintValue&gt;_x000d__x000a__x0009__x0009__x0009_&lt;RegistrationValue&gt;&lt;![CDATA[&lt;DMS&gt;Projects\11202000\11202231\C. Report - advise\002 Faalmechanismen\Bugfix DikesOvertopping\11202231-002-HYE-0018_v1.0-Wave overtopping at dikes kernel.docx]]&gt;&lt;/RegistrationValue&gt;_x000d__x000a__x0009__x0009__x0009_&lt;ShadowRegistrationValue&gt;&lt;![CDATA[]]&gt;&lt;/ShadowRegistrationValue&gt;_x000d__x000a__x0009__x0009__x0009_&lt;ID&gt;a7ab0400-aa9c-49d8-a725-2ab3ee43406a&lt;/ID&gt;_x000d__x000a__x0009__x0009__x0009_&lt;DocumentVeldID&gt;68e02b63-3594-429e-98ac-27d1a8817fae&lt;/DocumentVeldID&gt;_x000d__x000a__x0009__x0009__x0009_&lt;Name&gt;Link&lt;/Name&gt;_x000d__x000a__x0009__x0009__x0009_&lt;Label&gt;Link&lt;/Label&gt;_x000d__x000a__x0009__x0009__x0009_&lt;Datatype&gt;Varchar&lt;/Datatype&gt;_x000d__x000a__x0009__x0009__x0009_&lt;Entity&gt;Bestand&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False]]&gt;&lt;/RegistrationValue&gt;_x000d__x000a__x0009__x0009__x0009_&lt;ShadowRegistrationValue&gt;&lt;![CDATA[]]&gt;&lt;/ShadowRegistrationValue&gt;_x000d__x000a__x0009__x0009__x0009_&lt;ID&gt;d0828000-e6fd-4d3d-a0b4-fbab60051b3a&lt;/ID&gt;_x000d__x000a__x0009__x0009__x0009_&lt;DocumentVeldID&gt;bd35690e-f11e-4b25-80af-48dd542e0862&lt;/DocumentVeldID&gt;_x000d__x000a__x0009__x0009__x0009_&lt;Name&gt;VersieNrVermelden&lt;/Name&gt;_x000d__x000a__x0009__x0009__x0009_&lt;Label&gt;VersieNrVermelden&lt;/Label&gt;_x000d__x000a__x0009__x0009__x0009_&lt;Datatype&gt;Boolean&lt;/Datatype&gt;_x000d__x000a__x0009__x0009__x0009_&lt;PrintLabel&gt;Version&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4524240c-3b6d-4438-873f-f488422d84f2&lt;/ID&gt;_x000d__x000a__x0009__x0009__x0009_&lt;DocumentVeldID&gt;42f2dac4-ce6d-444f-be1a-c1c6feb413ad&lt;/DocumentVeldID&gt;_x000d__x000a__x0009__x0009__x0009_&lt;Name&gt;DubbelzijdigPrinten&lt;/Name&gt;_x000d__x000a__x0009__x0009__x0009_&lt;Label&gt;DubbelzijdigPrinten&lt;/Label&gt;_x000d__x000a__x0009__x0009__x0009_&lt;Datatype&gt;Boolean&lt;/Datatype&gt;_x000d__x000a__x0009__x0009__x0009_&lt;PrintLabel&gt;Pagesetup for 2-sided printing_x000d__x000a_&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c3b7875c-8384-49ea-91e2-a0cf6ab767f9&lt;/ID&gt;_x000d__x000a__x0009__x0009__x0009_&lt;DocumentVeldID&gt;842a49cd-3416-4937-9c83-da6406aead7f&lt;/DocumentVeldID&gt;_x000d__x000a__x0009__x0009__x0009_&lt;Name&gt;PlaatsKaft&lt;/Name&gt;_x000d__x000a__x0009__x0009__x0009_&lt;Label&gt;Plaats kaft&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11202231-002]]&gt;&lt;/PrintValue&gt;_x000d__x000a__x0009__x0009__x0009_&lt;RegistrationValue&gt;&lt;![CDATA[125739]]&gt;&lt;/RegistrationValue&gt;_x000d__x000a__x0009__x0009__x0009_&lt;ShadowRegistrationValue&gt;&lt;![CDATA[11202231-002 KPP 2018 - WK07 Waterveiligheidsinstrumentarium | KPP 2018 - Faalmechanismen]]&gt;&lt;/ShadowRegistrationValue&gt;_x000d__x000a__x0009__x0009__x0009_&lt;ID&gt;258d9dc7-c65b-456d-8891-b15a43c07dfe&lt;/ID&gt;_x000d__x000a__x0009__x0009__x0009_&lt;DocumentVeldID&gt;9f015a18-dca1-4623-89fa-23811da3a8e8&lt;/DocumentVeldID&gt;_x000d__x000a__x0009__x0009__x0009_&lt;Name&gt;ProjID&lt;/Name&gt;_x000d__x000a__x0009__x0009__x0009_&lt;Label&gt;Project&lt;/Label&gt;_x000d__x000a__x0009__x0009__x0009_&lt;Datatype&gt;Int&lt;/Datatype&gt;_x000d__x000a__x0009__x0009__x0009_&lt;PrintLabel&gt;Project&lt;/PrintLabel&gt;_x000d__x000a__x0009__x0009__x0009_&lt;Entity&gt;Document&lt;/Entity&gt;_x000d__x000a__x0009__x0009__x0009_&lt;SPSiteColumnName&gt;idb_ProjID&lt;/SPSiteColumnName&gt;_x000d__x000a__x0009__x0009__x0009_&lt;ShadowName&gt;ProjectTekst&lt;/ShadowName&gt;_x000d__x000a__x0009__x0009__x0009_&lt;ShadowDatatype&gt;Varchar&lt;/ShadowDatatype&gt;_x000d__x000a__x0009__x0009__x0009_&lt;ShadowSPSiteColumnName&gt;idb_Project&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Projectnummer]]&gt;&lt;/PrintValue&gt;_x000d__x000a__x0009__x0009__x0009_&lt;RegistrationValue&gt;&lt;![CDATA[Project_Projectnummer]]&gt;&lt;/RegistrationValue&gt;_x000d__x000a__x0009__x0009__x0009_&lt;ShadowRegistrationValue&gt;&lt;![CDATA[]]&gt;&lt;/ShadowRegistrationValue&gt;_x000d__x000a__x0009__x0009__x0009_&lt;ID&gt;a4a35820-a6c6-4ced-95a5-2e1e68b19075&lt;/ID&gt;_x000d__x000a__x0009__x0009__x0009_&lt;DocumentVeldID&gt;72c77a1e-3b1f-469a-b67b-31fc59e59e72&lt;/DocumentVeldID&gt;_x000d__x000a__x0009__x0009__x0009_&lt;Name&gt;ProjectWeergave&lt;/Name&gt;_x000d__x000a__x0009__x0009__x0009_&lt;Label&gt;Projectweergave&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een]]&gt;&lt;/PrintValue&gt;_x000d__x000a__x0009__x0009__x0009_&lt;RegistrationValue&gt;&lt;![CDATA[13]]&gt;&lt;/RegistrationValue&gt;_x000d__x000a__x0009__x0009__x0009_&lt;ShadowRegistrationValue&gt;&lt;![CDATA[]]&gt;&lt;/ShadowRegistrationValue&gt;_x000d__x000a__x0009__x0009__x0009_&lt;ID&gt;8f3d836a-8e60-49ae-bfc5-2d49bb14bae2&lt;/ID&gt;_x000d__x000a__x0009__x0009__x0009_&lt;DocumentVeldID&gt;c40ff78b-99e8-41ba-84e2-b12bad7029a6&lt;/DocumentVeldID&gt;_x000d__x000a__x0009__x0009__x0009_&lt;Name&gt;BeveiligingsniveauID&lt;/Name&gt;_x000d__x000a__x0009__x0009__x0009_&lt;Label&gt;Classificatie&lt;/Label&gt;_x000d__x000a__x0009__x0009__x0009_&lt;Datatype&gt;Int&lt;/Datatype&gt;_x000d__x000a__x0009__x0009__x0009_&lt;PrintLabel&gt;Security level&lt;/PrintLabel&gt;_x000d__x000a__x0009__x0009__x0009_&lt;Entity&gt;Document&lt;/Entity&gt;_x000d__x000a__x0009__x0009__x0009_&lt;SPSiteColumnName&gt;idb_BeveiligingsniveauI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Expiratie]]&gt;&lt;/PrintValue&gt;_x000d__x000a__x0009__x0009__x0009_&lt;RegistrationValue&gt;&lt;![CDATA[Expiratie]]&gt;&lt;/RegistrationValue&gt;_x000d__x000a__x0009__x0009__x0009_&lt;ShadowRegistrationValue&gt;&lt;![CDATA[]]&gt;&lt;/ShadowRegistrationValue&gt;_x000d__x000a__x0009__x0009__x0009_&lt;ID&gt;5e39fed4-6517-4533-abc4-d8a90edaa7e9&lt;/ID&gt;_x000d__x000a__x0009__x0009__x0009_&lt;DocumentVeldID&gt;4790e973-09ca-4a76-a0ee-e3290038d2ef&lt;/DocumentVeldID&gt;_x000d__x000a__x0009__x0009__x0009_&lt;Name&gt;Periode&lt;/Name&gt;_x000d__x000a__x0009__x0009__x0009_&lt;Label&gt;Periode&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be1da2f8-79a3-435c-9eac-54abc449764b&lt;/ID&gt;_x000d__x000a__x0009__x0009__x0009_&lt;DocumentVeldID&gt;0943fa12-ddab-4656-ab91-0adcfa14a6f9&lt;/DocumentVeldID&gt;_x000d__x000a__x0009__x0009__x0009_&lt;Name&gt;DatumIngediend&lt;/Name&gt;_x000d__x000a__x0009__x0009__x0009_&lt;Label&gt;Datum&lt;/Label&gt;_x000d__x000a__x0009__x0009__x0009_&lt;Datatype&gt;Datetime&lt;/Datatype&gt;_x000d__x000a__x0009__x0009__x0009_&lt;Entity&gt;Document&lt;/Entity&gt;_x000d__x000a__x0009__x0009__x0009_&lt;SPSiteColumnName&gt;idb_DatumIngedien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a09081bb-b538-4f57-b750-37d917a3998f&lt;/ID&gt;_x000d__x000a__x0009__x0009__x0009_&lt;DocumentVeldID&gt;4e0d7df1-4ea6-4241-ba24-821382fa4309&lt;/DocumentVeldID&gt;_x000d__x000a__x0009__x0009__x0009_&lt;Name&gt;EigenKenmerk&lt;/Name&gt;_x000d__x000a__x0009__x0009__x0009_&lt;Label&gt;Eigen kenmerk&lt;/Label&gt;_x000d__x000a__x0009__x0009__x0009_&lt;Datatype&gt;Varchar&lt;/Datatype&gt;_x000d__x000a__x0009__x0009__x0009_&lt;PrintLabel&gt;Eigen kenmerk&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Wave overtopping at dikes kernel]]&gt;&lt;/PrintValue&gt;_x000d__x000a__x0009__x0009__x0009_&lt;RegistrationValue&gt;&lt;![CDATA[Wave overtopping at dikes kernel]]&gt;&lt;/RegistrationValue&gt;_x000d__x000a__x0009__x0009__x0009_&lt;ShadowRegistrationValue&gt;&lt;![CDATA[]]&gt;&lt;/ShadowRegistrationValue&gt;_x000d__x000a__x0009__x0009__x0009_&lt;ID&gt;c7276d12-a4c5-47ef-9c6a-12b2255cef1c&lt;/ID&gt;_x000d__x000a__x0009__x0009__x0009_&lt;DocumentVeldID&gt;8d97bc1a-8467-43b9-af14-71ec09aac448&lt;/DocumentVeldID&gt;_x000d__x000a__x0009__x0009__x0009_&lt;Name&gt;Onderwerp&lt;/Name&gt;_x000d__x000a__x0009__x0009__x0009_&lt;Label&gt;Titel&lt;/Label&gt;_x000d__x000a__x0009__x0009__x0009_&lt;Datatype&gt;Varchar&lt;/Datatype&gt;_x000d__x000a__x0009__x0009__x0009_&lt;PrintLabel&gt;Subject&lt;/PrintLabel&gt;_x000d__x000a__x0009__x0009__x0009_&lt;Entity&gt;Document&lt;/Entity&gt;_x000d__x000a__x0009__x0009__x0009_&lt;SPSiteColumnName&gt;idb_Onderwerp&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est report 18.1.1]]&gt;&lt;/PrintValue&gt;_x000d__x000a__x0009__x0009__x0009_&lt;RegistrationValue&gt;&lt;![CDATA[Test report 18.1.1]]&gt;&lt;/RegistrationValue&gt;_x000d__x000a__x0009__x0009__x0009_&lt;ShadowRegistrationValue&gt;&lt;![CDATA[]]&gt;&lt;/ShadowRegistrationValue&gt;_x000d__x000a__x0009__x0009__x0009_&lt;ID&gt;e3402851-55bc-4820-9c38-606d4ea54186&lt;/ID&gt;_x000d__x000a__x0009__x0009__x0009_&lt;DocumentVeldID&gt;a2404064-7b73-4e8b-ab2b-77f9108cac38&lt;/DocumentVeldID&gt;_x000d__x000a__x0009__x0009__x0009_&lt;Name&gt;Subtitel&lt;/Name&gt;_x000d__x000a__x0009__x0009__x0009_&lt;Label&gt;Subtitel&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RegistrationValue&gt;&lt;![CDATA[]]&gt;&lt;/ShadowRegistrationValue&gt;_x000d__x000a__x0009__x0009__x0009_&lt;ID&gt;7aca5982-42a3-44ca-a9cd-977f29ac8e5f&lt;/ID&gt;_x000d__x000a__x0009__x0009__x0009_&lt;DocumentVeldID&gt;ce417081-2362-40d1-ab8b-0b11550380c5&lt;/DocumentVeldID&gt;_x000d__x000a__x0009__x0009__x0009_&lt;Name&gt;PlaatsSubTitelInVoettekst&lt;/Name&gt;_x000d__x000a__x0009__x0009__x0009_&lt;Label&gt;Subtitel plaatsen in voettekst&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cember 19, 2018]]&gt;&lt;/PrintValue&gt;_x000d__x000a__x0009__x0009__x0009_&lt;RegistrationValue&gt;&lt;![CDATA[2018-12-19T00:00:00]]&gt;&lt;/RegistrationValue&gt;_x000d__x000a__x0009__x0009__x0009_&lt;ShadowRegistrationValue&gt;&lt;![CDATA[]]&gt;&lt;/ShadowRegistrationValue&gt;_x000d__x000a__x0009__x0009__x0009_&lt;ID&gt;8dee2cdb-690c-451c-9213-ec274126c9a4&lt;/ID&gt;_x000d__x000a__x0009__x0009__x0009_&lt;DocumentVeldID&gt;c12a59ca-56dc-4096-a143-e4cebafc49c8&lt;/DocumentVeldID&gt;_x000d__x000a__x0009__x0009__x0009_&lt;Name&gt;Datum&lt;/Name&gt;_x000d__x000a__x0009__x0009__x0009_&lt;Label&gt;Datum&lt;/Label&gt;_x000d__x000a__x0009__x0009__x0009_&lt;Datatype&gt;Datetime&lt;/Datatype&gt;_x000d__x000a__x0009__x0009__x0009_&lt;PrintLabel&gt;Date&lt;/PrintLabel&gt;_x000d__x000a__x0009__x0009__x0009_&lt;Entity&gt;Document&lt;/Entity&gt;_x000d__x000a__x0009__x0009__x0009_&lt;SPSiteColumnName&gt;idb_Datum&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Closed]]&gt;&lt;/PrintValue&gt;_x000d__x000a__x0009__x0009__x0009_&lt;RegistrationValue&gt;&lt;![CDATA[3]]&gt;&lt;/RegistrationValue&gt;_x000d__x000a__x0009__x0009__x0009_&lt;ShadowRegistrationValue&gt;&lt;![CDATA[]]&gt;&lt;/ShadowRegistrationValue&gt;_x000d__x000a__x0009__x0009__x0009_&lt;ID&gt;750468c3-2a3e-4e9a-979d-bcf1c2ecde2a&lt;/ID&gt;_x000d__x000a__x0009__x0009__x0009_&lt;DocumentVeldID&gt;0e131b7a-fc8d-4bff-a1be-5c0016323236&lt;/DocumentVeldID&gt;_x000d__x000a__x0009__x0009__x0009_&lt;Name&gt;DocStatusID&lt;/Name&gt;_x000d__x000a__x0009__x0009__x0009_&lt;Label&gt;Status&lt;/Label&gt;_x000d__x000a__x0009__x0009__x0009_&lt;Datatype&gt;Int&lt;/Datatype&gt;_x000d__x000a__x0009__x0009__x0009_&lt;PrintLabel&gt;Status&lt;/PrintLabel&gt;_x000d__x000a__x0009__x0009__x0009_&lt;Entity&gt;Document&lt;/Entity&gt;_x000d__x000a__x0009__x0009__x0009_&lt;SPSiteColumnName&gt;idb_DocStatusI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inal]]&gt;&lt;/PrintValue&gt;_x000d__x000a__x0009__x0009__x0009_&lt;RegistrationValue&gt;&lt;![CDATA[final]]&gt;&lt;/RegistrationValue&gt;_x000d__x000a__x0009__x0009__x0009_&lt;ShadowRegistrationValue&gt;&lt;![CDATA[]]&gt;&lt;/ShadowRegistrationValue&gt;_x000d__x000a__x0009__x0009__x0009_&lt;ID&gt;1888591d-864c-4350-b122-1ec865159328&lt;/ID&gt;_x000d__x000a__x0009__x0009__x0009_&lt;DocumentVeldID&gt;54ad812a-6d9a-43b4-a23d-efe57ee9dd5e&lt;/DocumentVeldID&gt;_x000d__x000a__x0009__x0009__x0009_&lt;Name&gt;StatusRapport&lt;/Name&gt;_x000d__x000a__x0009__x0009__x0009_&lt;Label&gt;Status&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RelID_13593]]&gt;&lt;/RegistrationValue&gt;_x000d__x000a__x0009__x0009__x0009_&lt;ShadowRegistrationValue&gt;&lt;![CDATA[]]&gt;&lt;/ShadowRegistrationValue&gt;_x000d__x000a__x0009__x0009__x0009_&lt;ID&gt;88ec5ec1-96c1-4eb0-ad4b-e285d6931fc5&lt;/ID&gt;_x000d__x000a__x0009__x0009__x0009_&lt;DocumentVeldID&gt;5baa274e-067b-41ca-8015-dcbf96b421e5&lt;/DocumentVeldID&gt;_x000d__x000a__x0009__x0009__x0009_&lt;Name&gt;Aanwezige&lt;/Name&gt;_x000d__x000a__x0009__x0009__x0009_&lt;Label&gt;Opdrachtgever&lt;/Label&gt;_x000d__x000a__x0009__x0009__x0009_&lt;Datatype&gt;Int&lt;/Datatype&gt;_x000d__x000a__x0009__x0009__x0009_&lt;PrintLabel&gt;Present&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J.P. de Waal]]&gt;&lt;/PrintValue&gt;_x000d__x000a__x0009__x0009__x0009_&lt;RegistrationValue&gt;&lt;![CDATA[J.P. de Waal]]&gt;&lt;/RegistrationValue&gt;_x000d__x000a__x0009__x0009__x0009_&lt;ShadowRegistrationValue&gt;&lt;![CDATA[]]&gt;&lt;/ShadowRegistrationValue&gt;_x000d__x000a__x0009__x0009__x0009_&lt;ID&gt;2c87e6b5-7c68-4a6a-9767-c3fc922bbe0d&lt;/ID&gt;_x000d__x000a__x0009__x0009__x0009_&lt;DocumentVeldID&gt;95c23ac8-5a1b-4753-a43f-8901ff8caf3f&lt;/DocumentVeldID&gt;_x000d__x000a__x0009__x0009__x0009_&lt;Name&gt;Auteur&lt;/Name&gt;_x000d__x000a__x0009__x0009__x0009_&lt;Label&gt;Auteur(s)&lt;/Label&gt;_x000d__x000a__x0009__x0009__x0009_&lt;Datatype&gt;Int&lt;/Datatype&gt;_x000d__x000a__x0009__x0009__x0009_&lt;PrintLabel&gt;Author(s)&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27a3a438-133b-4add-99b2-14eb6b6ccd83&lt;/ID&gt;_x000d__x000a__x0009__x0009__x0009_&lt;DocumentVeldID&gt;476073c9-1ecc-47ff-9d51-0f4bc6cbc139&lt;/DocumentVeldID&gt;_x000d__x000a__x0009__x0009__x0009_&lt;Name&gt;Reviewer&lt;/Name&gt;_x000d__x000a__x0009__x0009__x0009_&lt;Label&gt;Reviewer(s)&lt;/Label&gt;_x000d__x000a__x0009__x0009__x0009_&lt;Datatype&gt;Int&lt;/Datatype&gt;_x000d__x000a__x0009__x0009__x0009_&lt;PrintLabel&gt;Reviewer(s)&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62b7c385-d608-4b5a-9f60-c0981da4b291&lt;/ID&gt;_x000d__x000a__x0009__x0009__x0009_&lt;DocumentVeldID&gt;e9308a39-f4a6-4c23-aa98-9aa9e798413f&lt;/DocumentVeldID&gt;_x000d__x000a__x0009__x0009__x0009_&lt;Name&gt;Paraaf&lt;/Name&gt;_x000d__x000a__x0009__x0009__x0009_&lt;Label&gt;Goedkeuring&lt;/Label&gt;_x000d__x000a__x0009__x0009__x0009_&lt;Datatype&gt;Int&lt;/Datatype&gt;_x000d__x000a__x0009__x0009__x0009_&lt;PrintLabel&gt;Initials&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Naam informeel (Initialen)]]&gt;&lt;/PrintValue&gt;_x000d__x000a__x0009__x0009__x0009_&lt;RegistrationValue&gt;&lt;![CDATA[BetrokkeneBeschikbaar_InformeelInitialen]]&gt;&lt;/RegistrationValue&gt;_x000d__x000a__x0009__x0009__x0009_&lt;ShadowRegistrationValue&gt;&lt;![CDATA[]]&gt;&lt;/ShadowRegistrationValue&gt;_x000d__x000a__x0009__x0009__x0009_&lt;ID&gt;64e31912-b67b-490e-b713-4556dbd1d886&lt;/ID&gt;_x000d__x000a__x0009__x0009__x0009_&lt;DocumentVeldID&gt;3e7a7e4d-d6b5-48a9-9ca5-f62796f90ee3&lt;/DocumentVeldID&gt;_x000d__x000a__x0009__x0009__x0009_&lt;Name&gt;NamenLijstWeergave&lt;/Name&gt;_x000d__x000a__x0009__x0009__x0009_&lt;Label&gt;Namenlijstweergave&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Radha Ramoutar]]&gt;&lt;/PrintValue&gt;_x000d__x000a__x0009__x0009__x0009_&lt;RegistrationValue&gt;&lt;![CDATA[1097]]&gt;&lt;/RegistrationValue&gt;_x000d__x000a__x0009__x0009__x0009_&lt;ShadowRegistrationValue&gt;&lt;![CDATA[Radha Ramoutar]]&gt;&lt;/ShadowRegistrationValue&gt;_x000d__x000a__x0009__x0009__x0009_&lt;ID&gt;2eeb53a4-004c-4837-a1bc-6b7233b174b1&lt;/ID&gt;_x000d__x000a__x0009__x0009__x0009_&lt;DocumentVeldID&gt;7052fa8b-9a13-41d8-ada7-cf00d5254325&lt;/DocumentVeldID&gt;_x000d__x000a__x0009__x0009__x0009_&lt;Name&gt;GebrID&lt;/Name&gt;_x000d__x000a__x0009__x0009__x0009_&lt;Label&gt;Gebruiker&lt;/Label&gt;_x000d__x000a__x0009__x0009__x0009_&lt;Datatype&gt;Int&lt;/Datatype&gt;_x000d__x000a__x0009__x0009__x0009_&lt;PrintLabel&gt;User&lt;/PrintLabel&gt;_x000d__x000a__x0009__x0009__x0009_&lt;Entity&gt;Document&lt;/Entity&gt;_x000d__x000a__x0009__x0009__x0009_&lt;SPSiteColumnName&gt;idb_GebrID&lt;/SPSiteColumnName&gt;_x000d__x000a__x0009__x0009__x0009_&lt;ShadowName&gt;GebruikerTekst&lt;/ShadowName&gt;_x000d__x000a__x0009__x0009__x0009_&lt;ShadowDatatype&gt;Varchar&lt;/ShadowDatatype&gt;_x000d__x000a__x0009__x0009__x0009_&lt;ShadowSPSiteColumnName&gt;idb_Gebruiker&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31(0)88335 8501]]&gt;&lt;/PrintValue&gt;_x000d__x000a__x0009__x0009__x0009_&lt;RegistrationValue&gt;&lt;![CDATA[+31(0)88335 8501]]&gt;&lt;/RegistrationValue&gt;_x000d__x000a__x0009__x0009__x0009_&lt;ShadowRegistrationValue&gt;&lt;![CDATA[]]&gt;&lt;/ShadowRegistrationValue&gt;_x000d__x000a__x0009__x0009__x0009_&lt;ID&gt;009284a3-98e8-4a87-85e1-f568ba5a8bcc&lt;/ID&gt;_x000d__x000a__x0009__x0009__x0009_&lt;DocumentVeldID&gt;bf73df53-ef10-45cd-a2bd-fb52af548b12&lt;/DocumentVeldID&gt;_x000d__x000a__x0009__x0009__x0009_&lt;Name&gt;ContactpersoonDoorkiesnummer&lt;/Name&gt;_x000d__x000a__x0009__x0009__x0009_&lt;Label&gt;Doorkiesnummer&lt;/Label&gt;_x000d__x000a__x0009__x0009__x0009_&lt;Datatype&gt;Varchar&lt;/Datatype&gt;_x000d__x000a__x0009__x0009__x0009_&lt;PrintLabel&gt;Direct number&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ans.deWaal@deltares.nl]]&gt;&lt;/PrintValue&gt;_x000d__x000a__x0009__x0009__x0009_&lt;RegistrationValue&gt;&lt;![CDATA[Hans.deWaal@deltares.nl]]&gt;&lt;/RegistrationValue&gt;_x000d__x000a__x0009__x0009__x0009_&lt;ShadowRegistrationValue&gt;&lt;![CDATA[]]&gt;&lt;/ShadowRegistrationValue&gt;_x000d__x000a__x0009__x0009__x0009_&lt;ID&gt;ff5a867d-a641-437a-aba5-f1e3c5d2e6de&lt;/ID&gt;_x000d__x000a__x0009__x0009__x0009_&lt;DocumentVeldID&gt;a384e11d-69d0-47b1-80b2-11f7020767dd&lt;/DocumentVeldID&gt;_x000d__x000a__x0009__x0009__x0009_&lt;Name&gt;ContactpersoonEmail&lt;/Name&gt;_x000d__x000a__x0009__x0009__x0009_&lt;Label&gt;Email&lt;/Label&gt;_x000d__x000a__x0009__x0009__x0009_&lt;Datatype&gt;Varchar&lt;/Datatype&gt;_x000d__x000a__x0009__x0009__x0009_&lt;PrintLabel&gt;E-mail&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ltares]]&gt;&lt;/PrintValue&gt;_x000d__x000a__x0009__x0009__x0009_&lt;RegistrationValue&gt;&lt;![CDATA[7]]&gt;&lt;/RegistrationValue&gt;_x000d__x000a__x0009__x0009__x0009_&lt;ShadowRegistrationValue&gt;&lt;![CDATA[Deltares]]&gt;&lt;/ShadowRegistrationValue&gt;_x000d__x000a__x0009__x0009__x0009_&lt;ID&gt;eda8e511-ea49-44cd-b579-56ac2da8ffa6&lt;/ID&gt;_x000d__x000a__x0009__x0009__x0009_&lt;DocumentVeldID&gt;ae84ecdf-152b-4de1-9549-d4e7221fa02b&lt;/DocumentVeldID&gt;_x000d__x000a__x0009__x0009__x0009_&lt;Name&gt;IntBedrID&lt;/Name&gt;_x000d__x000a__x0009__x0009__x0009_&lt;Label&gt;Bedrijf&lt;/Label&gt;_x000d__x000a__x0009__x0009__x0009_&lt;Datatype&gt;Int&lt;/Datatype&gt;_x000d__x000a__x0009__x0009__x0009_&lt;PrintLabel&gt;Company&lt;/PrintLabel&gt;_x000d__x000a__x0009__x0009__x0009_&lt;Entity&gt;Document&lt;/Entity&gt;_x000d__x000a__x0009__x0009__x0009_&lt;SPSiteColumnName&gt;idb_IntBedrID&lt;/SPSiteColumnName&gt;_x000d__x000a__x0009__x0009__x0009_&lt;ShadowName&gt;InternBedrijfTekst&lt;/ShadowName&gt;_x000d__x000a__x0009__x0009__x0009_&lt;ShadowDatatype&gt;Varchar&lt;/ShadowDatatype&gt;_x000d__x000a__x0009__x0009__x0009_&lt;ShadowSPSiteColumnName&gt;idb_InternBedrijf&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lft-Boussinesqweg 1]]&gt;&lt;/PrintValue&gt;_x000d__x000a__x0009__x0009__x0009_&lt;RegistrationValue&gt;&lt;![CDATA[3]]&gt;&lt;/RegistrationValue&gt;_x000d__x000a__x0009__x0009__x0009_&lt;ShadowRegistrationValue&gt;&lt;![CDATA[Delft-Boussinesqweg 1]]&gt;&lt;/ShadowRegistrationValue&gt;_x000d__x000a__x0009__x0009__x0009_&lt;ID&gt;1e3edf65-5efb-41c6-aa8b-a08ce565c7b2&lt;/ID&gt;_x000d__x000a__x0009__x0009__x0009_&lt;DocumentVeldID&gt;34835595-2a15-468d-a2bc-6f5cd9be42aa&lt;/DocumentVeldID&gt;_x000d__x000a__x0009__x0009__x0009_&lt;Name&gt;IntVestID&lt;/Name&gt;_x000d__x000a__x0009__x0009__x0009_&lt;Label&gt;Vestiging&lt;/Label&gt;_x000d__x000a__x0009__x0009__x0009_&lt;Datatype&gt;Int&lt;/Datatype&gt;_x000d__x000a__x0009__x0009__x0009_&lt;PrintLabel&gt;Location&lt;/PrintLabel&gt;_x000d__x000a__x0009__x0009__x0009_&lt;Entity&gt;Document&lt;/Entity&gt;_x000d__x000a__x0009__x0009__x0009_&lt;SPSiteColumnName&gt;idb_IntVestID&lt;/SPSiteColumnName&gt;_x000d__x000a__x0009__x0009__x0009_&lt;ShadowName&gt;InterneVestigingTekst&lt;/ShadowName&gt;_x000d__x000a__x0009__x0009__x0009_&lt;ShadowDatatype&gt;Varchar&lt;/ShadowDatatype&gt;_x000d__x000a__x0009__x0009__x0009_&lt;ShadowSPSiteColumnName&gt;idb_InterneVestig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32]]&gt;&lt;/RegistrationValue&gt;_x000d__x000a__x0009__x0009__x0009_&lt;ShadowRegistrationValue&gt;&lt;![CDATA[CSW]]&gt;&lt;/ShadowRegistrationValue&gt;_x000d__x000a__x0009__x0009__x0009_&lt;ID&gt;d17426e1-76cc-4478-a4da-273d3a38b109&lt;/ID&gt;_x000d__x000a__x0009__x0009__x0009_&lt;DocumentVeldID&gt;302b29e8-4a4c-41bc-b5e0-f98306c44a64&lt;/DocumentVeldID&gt;_x000d__x000a__x0009__x0009__x0009_&lt;Name&gt;IntAfdID&lt;/Name&gt;_x000d__x000a__x0009__x0009__x0009_&lt;Label&gt;Afdeling&lt;/Label&gt;_x000d__x000a__x0009__x0009__x0009_&lt;Datatype&gt;Int&lt;/Datatype&gt;_x000d__x000a__x0009__x0009__x0009_&lt;PrintLabel&gt;Department&lt;/PrintLabel&gt;_x000d__x000a__x0009__x0009__x0009_&lt;Entity&gt;Document&lt;/Entity&gt;_x000d__x000a__x0009__x0009__x0009_&lt;SPSiteColumnName&gt;idb_IntAfdID&lt;/SPSiteColumnName&gt;_x000d__x000a__x0009__x0009__x0009_&lt;ShadowName&gt;InterneAfdelingTekst&lt;/ShadowName&gt;_x000d__x000a__x0009__x0009__x0009_&lt;ShadowDatatype&gt;Varchar&lt;/ShadowDatatype&gt;_x000d__x000a__x0009__x0009__x0009_&lt;ShadowSPSiteColumnName&gt;idb_InterneAfdel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EN]]&gt;&lt;/PrintValue&gt;_x000d__x000a__x0009__x0009__x0009_&lt;RegistrationValue&gt;&lt;![CDATA[2]]&gt;&lt;/RegistrationValue&gt;_x000d__x000a__x0009__x0009__x0009_&lt;ShadowRegistrationValue&gt;&lt;![CDATA[]]&gt;&lt;/ShadowRegistrationValue&gt;_x000d__x000a__x0009__x0009__x0009_&lt;ID&gt;3730c557-70e6-46e2-8728-58cc10cdd539&lt;/ID&gt;_x000d__x000a__x0009__x0009__x0009_&lt;DocumentVeldID&gt;f8a6e194-af7b-4a90-ab25-6c197468cdc0&lt;/DocumentVeldID&gt;_x000d__x000a__x0009__x0009__x0009_&lt;Name&gt;TaalID&lt;/Name&gt;_x000d__x000a__x0009__x0009__x0009_&lt;Label&gt;Taal&lt;/Label&gt;_x000d__x000a__x0009__x0009__x0009_&lt;Datatype&gt;Int&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lt;/MetaDataFields&gt;_x000d__x000a__x0009_&lt;Messages/&gt;_x000d__x000a__x0009_&lt;ContentVariables&gt;_x000d__x000a__x0009__x0009_&lt;Variable&gt;_x000d__x000a__x0009__x0009__x0009_&lt;Name&gt;Status_Disclaimer&lt;/Name&gt;_x000d__x000a__x0009__x0009__x0009_&lt;Value&gt; &lt;/Value&gt;_x000d__x000a__x0009__x0009_&lt;/Variable&gt;_x000d__x000a__x0009__x0009_&lt;Variable&gt;_x000d__x000a__x0009__x0009__x0009_&lt;Name&gt;Status_Kaft&lt;/Name&gt;_x000d__x000a__x0009__x0009__x0009_&lt;Value&gt;Kaft_Definitief.jpg&lt;/Value&gt;_x000d__x000a__x0009__x0009_&lt;/Variable&gt;_x000d__x000a__x0009_&lt;/ContentVariables&gt;_x000d__x000a_&lt;/DocumentInfo&gt;_x000d__x000a_"/>
    <w:docVar w:name="Doorkiesfaxnummer" w:val="+31(0)88 335 8582"/>
    <w:docVar w:name="Doorkiesnummer" w:val="+31(0)88335 8501"/>
    <w:docVar w:name="DubbelzijdigPrinten" w:val="1"/>
    <w:docVar w:name="Email" w:val="Hans.deWaal@deltares.nl"/>
    <w:docVar w:name="Expiratie" w:val="0"/>
    <w:docVar w:name="ExterneLinkInclOnderwerp" w:val="1"/>
    <w:docVar w:name="InclBijlage" w:val="nee"/>
    <w:docVar w:name="Initialen" w:val="0"/>
    <w:docVar w:name="IsExterneLink" w:val="1"/>
    <w:docVar w:name="Kaft" w:val="1"/>
    <w:docVar w:name="KaftBedrijf" w:val="Deltares"/>
    <w:docVar w:name="KaftGeplaatst" w:val="1"/>
    <w:docVar w:name="Link" w:val="&lt;DMS&gt;Projects\11202000\11202231\C. Report - advise\002 Faalmechanismen\Bugfix DikesOvertopping\11202231-002-HYE-0018_v1.0-Wave overtopping at dikes kernel.docx"/>
    <w:docVar w:name="MergeLayout" w:val="RelatieBeheer"/>
    <w:docVar w:name="MergeStatus" w:val="-1"/>
    <w:docVar w:name="Mobielnummer" w:val="06 4691 4630"/>
    <w:docVar w:name="NamenLijstWeergave" w:val="BetrokkeneBeschikbaar_InformeelInitialen"/>
    <w:docVar w:name="NamenLijstWeergave_PrintValue" w:val="Naam informeel (Initialen)"/>
    <w:docVar w:name="Nummer" w:val="33"/>
    <w:docVar w:name="Ondertekenaar" w:val="waal_h"/>
    <w:docVar w:name="Onderwerp" w:val="Wave overtopping at dikes kernel"/>
    <w:docVar w:name="PaginaNaKaft" w:val="2"/>
    <w:docVar w:name="Periode" w:val="Expiratie"/>
    <w:docVar w:name="PlaatsKaft" w:val="1"/>
    <w:docVar w:name="PlaatsSubTitelInVoettekst" w:val="0"/>
    <w:docVar w:name="ProjDocRegDir" w:val="Syntax : BepaalProjectPad projectnummer\"/>
    <w:docVar w:name="Project" w:val="11202231-002"/>
    <w:docVar w:name="ProjectWeergave" w:val="Project_Projectnummer"/>
    <w:docVar w:name="ProjectWeergave_PrintValue" w:val="Projectnummer"/>
    <w:docVar w:name="ProjID" w:val="125739"/>
    <w:docVar w:name="ProjNaam" w:val="KPP 2018 - WK07 Waterveiligheidsinstrumentarium | KPP 2018 - Faalmechanismen"/>
    <w:docVar w:name="ProjNr" w:val="11202231-002"/>
    <w:docVar w:name="Referentie" w:val="11202231-002-HYE-0018"/>
    <w:docVar w:name="ReferentieGegenereerd" w:val="1230095-002-HYE-0033"/>
    <w:docVar w:name="Registratieprofiel" w:val="Rapport"/>
    <w:docVar w:name="RegistratieprofielID" w:val="8b319bb4-efa6-46e9-a658-9cdce219b570"/>
    <w:docVar w:name="Sjabloon" w:val="Rapport"/>
    <w:docVar w:name="SjabloonID" w:val="cd05f559-5836-4850-9120-25b250875eb3"/>
    <w:docVar w:name="SjabloonType" w:val="RAPPORT"/>
    <w:docVar w:name="SlotzinAantalOndertek" w:val="1"/>
    <w:docVar w:name="SlotzinAantalRijen" w:val="3"/>
    <w:docVar w:name="Status_Disclaimer" w:val=" "/>
    <w:docVar w:name="Status_Kaft" w:val="Kaft_Definitief.jpg"/>
    <w:docVar w:name="Status_KaftGeplaatst" w:val="final"/>
    <w:docVar w:name="StatusRapport" w:val="final"/>
    <w:docVar w:name="SubTitel" w:val="Test report 18.1.1"/>
    <w:docVar w:name="SubTitelPlaatsen" w:val="1"/>
    <w:docVar w:name="Taal" w:val="EN"/>
    <w:docVar w:name="TotAantalPag" w:val="17"/>
    <w:docVar w:name="TotNaderOrder" w:val="0"/>
    <w:docVar w:name="Verberg" w:val="1"/>
    <w:docVar w:name="VersieNrVermelden" w:val="0"/>
    <w:docVar w:name="Versienummer" w:val="1.0"/>
    <w:docVar w:name="Vestiging" w:val="Delft-Boussinesqweg 1"/>
    <w:docVar w:name="VestigingID" w:val="3"/>
    <w:docVar w:name="VoettekstBijlage" w:val="Wave overtopping at dikes kernel"/>
    <w:docVar w:name="VoorAkkoordNaam_Status" w:val="0"/>
    <w:docVar w:name="Wijzig" w:val="1"/>
  </w:docVars>
  <w:rsids>
    <w:rsidRoot w:val="00EF0CF5"/>
    <w:rsid w:val="00000DFA"/>
    <w:rsid w:val="000067A5"/>
    <w:rsid w:val="00013D53"/>
    <w:rsid w:val="00020E53"/>
    <w:rsid w:val="0002304E"/>
    <w:rsid w:val="00030F5C"/>
    <w:rsid w:val="00035C97"/>
    <w:rsid w:val="00036239"/>
    <w:rsid w:val="000369FA"/>
    <w:rsid w:val="00037A01"/>
    <w:rsid w:val="00042E48"/>
    <w:rsid w:val="0004754A"/>
    <w:rsid w:val="00053B55"/>
    <w:rsid w:val="00055E5F"/>
    <w:rsid w:val="00060CEB"/>
    <w:rsid w:val="000762E4"/>
    <w:rsid w:val="000800D6"/>
    <w:rsid w:val="00080512"/>
    <w:rsid w:val="000834D9"/>
    <w:rsid w:val="00084901"/>
    <w:rsid w:val="00084E15"/>
    <w:rsid w:val="00086042"/>
    <w:rsid w:val="00090CE0"/>
    <w:rsid w:val="000B5D5D"/>
    <w:rsid w:val="000B656E"/>
    <w:rsid w:val="000D2839"/>
    <w:rsid w:val="000D3C82"/>
    <w:rsid w:val="000D47EC"/>
    <w:rsid w:val="000D68B7"/>
    <w:rsid w:val="000D6C53"/>
    <w:rsid w:val="000D75E6"/>
    <w:rsid w:val="000E1715"/>
    <w:rsid w:val="000E2FAB"/>
    <w:rsid w:val="000F7CB2"/>
    <w:rsid w:val="00110E61"/>
    <w:rsid w:val="001163BC"/>
    <w:rsid w:val="00120300"/>
    <w:rsid w:val="001220C3"/>
    <w:rsid w:val="00126332"/>
    <w:rsid w:val="00127085"/>
    <w:rsid w:val="00127086"/>
    <w:rsid w:val="00127E17"/>
    <w:rsid w:val="00142B7A"/>
    <w:rsid w:val="00151657"/>
    <w:rsid w:val="00151E27"/>
    <w:rsid w:val="00163E13"/>
    <w:rsid w:val="00174D32"/>
    <w:rsid w:val="001803AD"/>
    <w:rsid w:val="00181100"/>
    <w:rsid w:val="00186971"/>
    <w:rsid w:val="001900AD"/>
    <w:rsid w:val="00190628"/>
    <w:rsid w:val="00191AAD"/>
    <w:rsid w:val="00191EE9"/>
    <w:rsid w:val="00194E97"/>
    <w:rsid w:val="0019563F"/>
    <w:rsid w:val="001963AF"/>
    <w:rsid w:val="001A0293"/>
    <w:rsid w:val="001A3D3C"/>
    <w:rsid w:val="001A5D97"/>
    <w:rsid w:val="001A6A5C"/>
    <w:rsid w:val="001B2D67"/>
    <w:rsid w:val="001C725B"/>
    <w:rsid w:val="001E655A"/>
    <w:rsid w:val="001F0D75"/>
    <w:rsid w:val="001F6569"/>
    <w:rsid w:val="002105C6"/>
    <w:rsid w:val="00214827"/>
    <w:rsid w:val="002177F1"/>
    <w:rsid w:val="00220DF9"/>
    <w:rsid w:val="00222864"/>
    <w:rsid w:val="0023252D"/>
    <w:rsid w:val="00250E5A"/>
    <w:rsid w:val="00252B70"/>
    <w:rsid w:val="00254AA1"/>
    <w:rsid w:val="002618F2"/>
    <w:rsid w:val="002646C5"/>
    <w:rsid w:val="00275FC1"/>
    <w:rsid w:val="002779CC"/>
    <w:rsid w:val="002A1751"/>
    <w:rsid w:val="002B4578"/>
    <w:rsid w:val="002D554C"/>
    <w:rsid w:val="002E44F0"/>
    <w:rsid w:val="002F08C7"/>
    <w:rsid w:val="003008E4"/>
    <w:rsid w:val="00301CB2"/>
    <w:rsid w:val="0031107F"/>
    <w:rsid w:val="003126C9"/>
    <w:rsid w:val="0032077D"/>
    <w:rsid w:val="00326C2D"/>
    <w:rsid w:val="00334A78"/>
    <w:rsid w:val="00335622"/>
    <w:rsid w:val="00337A5B"/>
    <w:rsid w:val="00341FF1"/>
    <w:rsid w:val="00346078"/>
    <w:rsid w:val="0034637D"/>
    <w:rsid w:val="00351B29"/>
    <w:rsid w:val="0035275D"/>
    <w:rsid w:val="003530FC"/>
    <w:rsid w:val="00354EC7"/>
    <w:rsid w:val="00355362"/>
    <w:rsid w:val="0036457F"/>
    <w:rsid w:val="0037416E"/>
    <w:rsid w:val="0037613D"/>
    <w:rsid w:val="00380784"/>
    <w:rsid w:val="003861E4"/>
    <w:rsid w:val="00386EDA"/>
    <w:rsid w:val="003A4857"/>
    <w:rsid w:val="003A6419"/>
    <w:rsid w:val="003B0006"/>
    <w:rsid w:val="003B16D2"/>
    <w:rsid w:val="003B44FD"/>
    <w:rsid w:val="003B4B11"/>
    <w:rsid w:val="003D0D15"/>
    <w:rsid w:val="003D22D1"/>
    <w:rsid w:val="00404E16"/>
    <w:rsid w:val="00423B84"/>
    <w:rsid w:val="00426356"/>
    <w:rsid w:val="00426BC3"/>
    <w:rsid w:val="00427213"/>
    <w:rsid w:val="00435CEE"/>
    <w:rsid w:val="00440D74"/>
    <w:rsid w:val="00450C44"/>
    <w:rsid w:val="00451CD8"/>
    <w:rsid w:val="00462763"/>
    <w:rsid w:val="0046323E"/>
    <w:rsid w:val="00467FE2"/>
    <w:rsid w:val="0048627D"/>
    <w:rsid w:val="00486BDF"/>
    <w:rsid w:val="00497015"/>
    <w:rsid w:val="004A1AF5"/>
    <w:rsid w:val="004B6ABB"/>
    <w:rsid w:val="004C00DD"/>
    <w:rsid w:val="004C08D4"/>
    <w:rsid w:val="004C2206"/>
    <w:rsid w:val="004C33FD"/>
    <w:rsid w:val="004C437C"/>
    <w:rsid w:val="004D3AE5"/>
    <w:rsid w:val="004E27A9"/>
    <w:rsid w:val="004F147E"/>
    <w:rsid w:val="004F347F"/>
    <w:rsid w:val="00500A7D"/>
    <w:rsid w:val="00502169"/>
    <w:rsid w:val="00503BBE"/>
    <w:rsid w:val="00504E55"/>
    <w:rsid w:val="00532742"/>
    <w:rsid w:val="005412DC"/>
    <w:rsid w:val="00543B00"/>
    <w:rsid w:val="0054650C"/>
    <w:rsid w:val="00547703"/>
    <w:rsid w:val="0055483A"/>
    <w:rsid w:val="00561A7A"/>
    <w:rsid w:val="00564E53"/>
    <w:rsid w:val="00565B84"/>
    <w:rsid w:val="00572F80"/>
    <w:rsid w:val="00574D89"/>
    <w:rsid w:val="00580167"/>
    <w:rsid w:val="005804F2"/>
    <w:rsid w:val="00585E95"/>
    <w:rsid w:val="00596BE7"/>
    <w:rsid w:val="005A226E"/>
    <w:rsid w:val="005A4C3A"/>
    <w:rsid w:val="005A6455"/>
    <w:rsid w:val="005A69FD"/>
    <w:rsid w:val="005B259B"/>
    <w:rsid w:val="005B799C"/>
    <w:rsid w:val="005C0002"/>
    <w:rsid w:val="005C5535"/>
    <w:rsid w:val="005C6157"/>
    <w:rsid w:val="005D2069"/>
    <w:rsid w:val="005D30FA"/>
    <w:rsid w:val="005D783A"/>
    <w:rsid w:val="005D7DC8"/>
    <w:rsid w:val="005F0E58"/>
    <w:rsid w:val="005F18CA"/>
    <w:rsid w:val="00600772"/>
    <w:rsid w:val="0060323D"/>
    <w:rsid w:val="00612845"/>
    <w:rsid w:val="00615560"/>
    <w:rsid w:val="00630382"/>
    <w:rsid w:val="00634651"/>
    <w:rsid w:val="006437F3"/>
    <w:rsid w:val="00643B6B"/>
    <w:rsid w:val="006517FF"/>
    <w:rsid w:val="0065776D"/>
    <w:rsid w:val="00661216"/>
    <w:rsid w:val="00672ACD"/>
    <w:rsid w:val="0067431E"/>
    <w:rsid w:val="00677F3C"/>
    <w:rsid w:val="0068671E"/>
    <w:rsid w:val="00693549"/>
    <w:rsid w:val="00694D36"/>
    <w:rsid w:val="006A0A14"/>
    <w:rsid w:val="006A0CD3"/>
    <w:rsid w:val="006B14FA"/>
    <w:rsid w:val="006B7013"/>
    <w:rsid w:val="006C06A2"/>
    <w:rsid w:val="006E7349"/>
    <w:rsid w:val="00701D95"/>
    <w:rsid w:val="00710CB9"/>
    <w:rsid w:val="00750606"/>
    <w:rsid w:val="007527E7"/>
    <w:rsid w:val="00764EF6"/>
    <w:rsid w:val="007651C6"/>
    <w:rsid w:val="00767D0D"/>
    <w:rsid w:val="007761E5"/>
    <w:rsid w:val="007768F3"/>
    <w:rsid w:val="00783EE9"/>
    <w:rsid w:val="007B04ED"/>
    <w:rsid w:val="007B5F9A"/>
    <w:rsid w:val="007C20CD"/>
    <w:rsid w:val="007C234C"/>
    <w:rsid w:val="007C2623"/>
    <w:rsid w:val="007D45D1"/>
    <w:rsid w:val="007D5040"/>
    <w:rsid w:val="007D6712"/>
    <w:rsid w:val="007E3909"/>
    <w:rsid w:val="007E7957"/>
    <w:rsid w:val="007F01F0"/>
    <w:rsid w:val="007F2033"/>
    <w:rsid w:val="007F2274"/>
    <w:rsid w:val="00817CCC"/>
    <w:rsid w:val="008217AD"/>
    <w:rsid w:val="008258F5"/>
    <w:rsid w:val="00831344"/>
    <w:rsid w:val="00832D2C"/>
    <w:rsid w:val="00836DF5"/>
    <w:rsid w:val="00845F81"/>
    <w:rsid w:val="00846106"/>
    <w:rsid w:val="008468BA"/>
    <w:rsid w:val="00851595"/>
    <w:rsid w:val="00852810"/>
    <w:rsid w:val="00854C84"/>
    <w:rsid w:val="00864C9E"/>
    <w:rsid w:val="00864F21"/>
    <w:rsid w:val="00866A6D"/>
    <w:rsid w:val="00876831"/>
    <w:rsid w:val="00876E4A"/>
    <w:rsid w:val="0087712B"/>
    <w:rsid w:val="00880F74"/>
    <w:rsid w:val="00884F59"/>
    <w:rsid w:val="0089534E"/>
    <w:rsid w:val="008A157B"/>
    <w:rsid w:val="008A4FDE"/>
    <w:rsid w:val="008B1324"/>
    <w:rsid w:val="008C4282"/>
    <w:rsid w:val="008D5ED4"/>
    <w:rsid w:val="008D7B8C"/>
    <w:rsid w:val="008E069E"/>
    <w:rsid w:val="008F1625"/>
    <w:rsid w:val="008F1D52"/>
    <w:rsid w:val="008F31AE"/>
    <w:rsid w:val="00914CDA"/>
    <w:rsid w:val="00925A4D"/>
    <w:rsid w:val="00934A6B"/>
    <w:rsid w:val="009416E3"/>
    <w:rsid w:val="00944D97"/>
    <w:rsid w:val="009578F4"/>
    <w:rsid w:val="00970DED"/>
    <w:rsid w:val="00972803"/>
    <w:rsid w:val="00982765"/>
    <w:rsid w:val="00986EB7"/>
    <w:rsid w:val="00994764"/>
    <w:rsid w:val="009951BB"/>
    <w:rsid w:val="0099628C"/>
    <w:rsid w:val="009970A9"/>
    <w:rsid w:val="009A7268"/>
    <w:rsid w:val="009B6FA8"/>
    <w:rsid w:val="009C0878"/>
    <w:rsid w:val="009C0A08"/>
    <w:rsid w:val="009C6702"/>
    <w:rsid w:val="009C7811"/>
    <w:rsid w:val="009D21FF"/>
    <w:rsid w:val="009D285C"/>
    <w:rsid w:val="009D498C"/>
    <w:rsid w:val="009E030B"/>
    <w:rsid w:val="009E3CFF"/>
    <w:rsid w:val="009E5515"/>
    <w:rsid w:val="009F1C66"/>
    <w:rsid w:val="009F3192"/>
    <w:rsid w:val="009F4534"/>
    <w:rsid w:val="009F78E3"/>
    <w:rsid w:val="00A00A21"/>
    <w:rsid w:val="00A1366F"/>
    <w:rsid w:val="00A1473F"/>
    <w:rsid w:val="00A16003"/>
    <w:rsid w:val="00A21DE8"/>
    <w:rsid w:val="00A2242F"/>
    <w:rsid w:val="00A22DA3"/>
    <w:rsid w:val="00A23B40"/>
    <w:rsid w:val="00A33D5F"/>
    <w:rsid w:val="00A37D9C"/>
    <w:rsid w:val="00A45B92"/>
    <w:rsid w:val="00A52B48"/>
    <w:rsid w:val="00A65370"/>
    <w:rsid w:val="00A673B7"/>
    <w:rsid w:val="00A7187B"/>
    <w:rsid w:val="00A730A0"/>
    <w:rsid w:val="00A74B63"/>
    <w:rsid w:val="00A77411"/>
    <w:rsid w:val="00A81ACF"/>
    <w:rsid w:val="00A94EB6"/>
    <w:rsid w:val="00A96C09"/>
    <w:rsid w:val="00AA055D"/>
    <w:rsid w:val="00AA20F1"/>
    <w:rsid w:val="00AA3C05"/>
    <w:rsid w:val="00AA4A0C"/>
    <w:rsid w:val="00AA68D5"/>
    <w:rsid w:val="00AB40F4"/>
    <w:rsid w:val="00AB741A"/>
    <w:rsid w:val="00AC4340"/>
    <w:rsid w:val="00AC4D38"/>
    <w:rsid w:val="00AD1317"/>
    <w:rsid w:val="00AD6D59"/>
    <w:rsid w:val="00AE6A58"/>
    <w:rsid w:val="00AF57A5"/>
    <w:rsid w:val="00AF659F"/>
    <w:rsid w:val="00B011B1"/>
    <w:rsid w:val="00B055A9"/>
    <w:rsid w:val="00B110F9"/>
    <w:rsid w:val="00B170CC"/>
    <w:rsid w:val="00B17A3E"/>
    <w:rsid w:val="00B2095E"/>
    <w:rsid w:val="00B20B19"/>
    <w:rsid w:val="00B21768"/>
    <w:rsid w:val="00B22365"/>
    <w:rsid w:val="00B24026"/>
    <w:rsid w:val="00B3216C"/>
    <w:rsid w:val="00B32B0E"/>
    <w:rsid w:val="00B4092B"/>
    <w:rsid w:val="00B42674"/>
    <w:rsid w:val="00B42FDF"/>
    <w:rsid w:val="00B4678B"/>
    <w:rsid w:val="00B46B6B"/>
    <w:rsid w:val="00B46CED"/>
    <w:rsid w:val="00B54BCC"/>
    <w:rsid w:val="00B54FB5"/>
    <w:rsid w:val="00B66058"/>
    <w:rsid w:val="00B67586"/>
    <w:rsid w:val="00B67AE0"/>
    <w:rsid w:val="00B74063"/>
    <w:rsid w:val="00B81B0E"/>
    <w:rsid w:val="00B8786B"/>
    <w:rsid w:val="00B91E8A"/>
    <w:rsid w:val="00B92A34"/>
    <w:rsid w:val="00B958F0"/>
    <w:rsid w:val="00B964CB"/>
    <w:rsid w:val="00B964DE"/>
    <w:rsid w:val="00BA307F"/>
    <w:rsid w:val="00BA628F"/>
    <w:rsid w:val="00BA6CF5"/>
    <w:rsid w:val="00BB7814"/>
    <w:rsid w:val="00BC3325"/>
    <w:rsid w:val="00BC781C"/>
    <w:rsid w:val="00BC7D41"/>
    <w:rsid w:val="00BD3CC9"/>
    <w:rsid w:val="00BE65B5"/>
    <w:rsid w:val="00BF02BD"/>
    <w:rsid w:val="00C044DA"/>
    <w:rsid w:val="00C20E72"/>
    <w:rsid w:val="00C220C6"/>
    <w:rsid w:val="00C34522"/>
    <w:rsid w:val="00C403DE"/>
    <w:rsid w:val="00C42E30"/>
    <w:rsid w:val="00C433D5"/>
    <w:rsid w:val="00C4554D"/>
    <w:rsid w:val="00C50CBA"/>
    <w:rsid w:val="00C511DD"/>
    <w:rsid w:val="00C5403C"/>
    <w:rsid w:val="00C60F1A"/>
    <w:rsid w:val="00C653A8"/>
    <w:rsid w:val="00C72885"/>
    <w:rsid w:val="00C72F8C"/>
    <w:rsid w:val="00C73A97"/>
    <w:rsid w:val="00C73C7F"/>
    <w:rsid w:val="00C77B62"/>
    <w:rsid w:val="00C803EE"/>
    <w:rsid w:val="00C844D6"/>
    <w:rsid w:val="00CA0E00"/>
    <w:rsid w:val="00CA2D32"/>
    <w:rsid w:val="00CA43AA"/>
    <w:rsid w:val="00CA7EE5"/>
    <w:rsid w:val="00CB073A"/>
    <w:rsid w:val="00CB34E4"/>
    <w:rsid w:val="00CC232D"/>
    <w:rsid w:val="00CC4573"/>
    <w:rsid w:val="00CC6A60"/>
    <w:rsid w:val="00CD19A1"/>
    <w:rsid w:val="00CD2B70"/>
    <w:rsid w:val="00CD5551"/>
    <w:rsid w:val="00CF5E54"/>
    <w:rsid w:val="00D02D06"/>
    <w:rsid w:val="00D07DFF"/>
    <w:rsid w:val="00D07FBF"/>
    <w:rsid w:val="00D226C5"/>
    <w:rsid w:val="00D22AE5"/>
    <w:rsid w:val="00D3106A"/>
    <w:rsid w:val="00D31B0A"/>
    <w:rsid w:val="00D35EC5"/>
    <w:rsid w:val="00D44BD6"/>
    <w:rsid w:val="00D616FB"/>
    <w:rsid w:val="00D61934"/>
    <w:rsid w:val="00D65A67"/>
    <w:rsid w:val="00D72763"/>
    <w:rsid w:val="00D85320"/>
    <w:rsid w:val="00D96A86"/>
    <w:rsid w:val="00DA0E1A"/>
    <w:rsid w:val="00DA4079"/>
    <w:rsid w:val="00DC55D8"/>
    <w:rsid w:val="00DC705B"/>
    <w:rsid w:val="00DD477C"/>
    <w:rsid w:val="00DD6CC4"/>
    <w:rsid w:val="00DD70B9"/>
    <w:rsid w:val="00DE10C9"/>
    <w:rsid w:val="00DE4870"/>
    <w:rsid w:val="00DE5434"/>
    <w:rsid w:val="00DE6E72"/>
    <w:rsid w:val="00DF5D53"/>
    <w:rsid w:val="00DF5EB1"/>
    <w:rsid w:val="00E000C1"/>
    <w:rsid w:val="00E00681"/>
    <w:rsid w:val="00E05966"/>
    <w:rsid w:val="00E0726D"/>
    <w:rsid w:val="00E11FDF"/>
    <w:rsid w:val="00E12D88"/>
    <w:rsid w:val="00E13FCF"/>
    <w:rsid w:val="00E178EC"/>
    <w:rsid w:val="00E23841"/>
    <w:rsid w:val="00E266CF"/>
    <w:rsid w:val="00E32292"/>
    <w:rsid w:val="00E335EF"/>
    <w:rsid w:val="00E403DD"/>
    <w:rsid w:val="00E43C26"/>
    <w:rsid w:val="00E5143D"/>
    <w:rsid w:val="00E56AE4"/>
    <w:rsid w:val="00E67307"/>
    <w:rsid w:val="00E67CD7"/>
    <w:rsid w:val="00E71C76"/>
    <w:rsid w:val="00E83057"/>
    <w:rsid w:val="00E84D1E"/>
    <w:rsid w:val="00E850E3"/>
    <w:rsid w:val="00E96794"/>
    <w:rsid w:val="00EA1078"/>
    <w:rsid w:val="00EA1961"/>
    <w:rsid w:val="00EA7446"/>
    <w:rsid w:val="00EB2594"/>
    <w:rsid w:val="00EB7AC6"/>
    <w:rsid w:val="00EB7C9E"/>
    <w:rsid w:val="00EC2F6D"/>
    <w:rsid w:val="00ED6A3C"/>
    <w:rsid w:val="00EE1A48"/>
    <w:rsid w:val="00EE1B16"/>
    <w:rsid w:val="00EE30EB"/>
    <w:rsid w:val="00EF0CF5"/>
    <w:rsid w:val="00EF1CDD"/>
    <w:rsid w:val="00F03DB4"/>
    <w:rsid w:val="00F07219"/>
    <w:rsid w:val="00F317B0"/>
    <w:rsid w:val="00F421FD"/>
    <w:rsid w:val="00F43BE9"/>
    <w:rsid w:val="00F442E8"/>
    <w:rsid w:val="00F46C17"/>
    <w:rsid w:val="00F520E5"/>
    <w:rsid w:val="00F57688"/>
    <w:rsid w:val="00F7036A"/>
    <w:rsid w:val="00F77614"/>
    <w:rsid w:val="00F77826"/>
    <w:rsid w:val="00F812C3"/>
    <w:rsid w:val="00F82B93"/>
    <w:rsid w:val="00F85264"/>
    <w:rsid w:val="00F96AF3"/>
    <w:rsid w:val="00FA41C3"/>
    <w:rsid w:val="00FA766B"/>
    <w:rsid w:val="00FB0AA8"/>
    <w:rsid w:val="00FB3C01"/>
    <w:rsid w:val="00FC2551"/>
    <w:rsid w:val="00FD0F3F"/>
    <w:rsid w:val="00FD49D3"/>
    <w:rsid w:val="00FE3E69"/>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6"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 List"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7EC"/>
    <w:pPr>
      <w:spacing w:line="255" w:lineRule="atLeast"/>
      <w:jc w:val="both"/>
    </w:pPr>
    <w:rPr>
      <w:rFonts w:ascii="Arial" w:hAnsi="Arial" w:cs="Arial"/>
      <w:sz w:val="21"/>
      <w:szCs w:val="24"/>
      <w:lang w:val="en-GB" w:eastAsia="en-US"/>
    </w:rPr>
  </w:style>
  <w:style w:type="paragraph" w:styleId="Heading1">
    <w:name w:val="heading 1"/>
    <w:basedOn w:val="Normal"/>
    <w:next w:val="Normal"/>
    <w:qFormat/>
    <w:rsid w:val="000D47EC"/>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D47EC"/>
    <w:pPr>
      <w:numPr>
        <w:ilvl w:val="1"/>
      </w:numPr>
      <w:spacing w:after="0" w:line="255" w:lineRule="exact"/>
      <w:outlineLvl w:val="1"/>
    </w:pPr>
    <w:rPr>
      <w:bCs w:val="0"/>
      <w:iCs/>
      <w:sz w:val="21"/>
      <w:szCs w:val="28"/>
    </w:rPr>
  </w:style>
  <w:style w:type="paragraph" w:styleId="Heading3">
    <w:name w:val="heading 3"/>
    <w:basedOn w:val="Heading2"/>
    <w:next w:val="Normal"/>
    <w:link w:val="Heading3Char"/>
    <w:qFormat/>
    <w:rsid w:val="000D47EC"/>
    <w:pPr>
      <w:numPr>
        <w:ilvl w:val="2"/>
      </w:numPr>
      <w:outlineLvl w:val="2"/>
    </w:pPr>
    <w:rPr>
      <w:b w:val="0"/>
      <w:bCs/>
      <w:szCs w:val="26"/>
    </w:rPr>
  </w:style>
  <w:style w:type="paragraph" w:styleId="Heading4">
    <w:name w:val="heading 4"/>
    <w:basedOn w:val="Heading3"/>
    <w:next w:val="Normal"/>
    <w:qFormat/>
    <w:rsid w:val="000D47EC"/>
    <w:pPr>
      <w:numPr>
        <w:ilvl w:val="3"/>
      </w:numPr>
      <w:outlineLvl w:val="3"/>
    </w:pPr>
    <w:rPr>
      <w:bCs w:val="0"/>
      <w:i/>
      <w:szCs w:val="28"/>
    </w:rPr>
  </w:style>
  <w:style w:type="paragraph" w:styleId="Heading5">
    <w:name w:val="heading 5"/>
    <w:basedOn w:val="Heading4"/>
    <w:next w:val="Normal"/>
    <w:qFormat/>
    <w:rsid w:val="000D47EC"/>
    <w:pPr>
      <w:numPr>
        <w:ilvl w:val="4"/>
      </w:numPr>
      <w:outlineLvl w:val="4"/>
    </w:pPr>
    <w:rPr>
      <w:bCs/>
      <w:iCs w:val="0"/>
      <w:szCs w:val="26"/>
    </w:rPr>
  </w:style>
  <w:style w:type="paragraph" w:styleId="Heading6">
    <w:name w:val="heading 6"/>
    <w:basedOn w:val="Heading1"/>
    <w:next w:val="Normal"/>
    <w:qFormat/>
    <w:rsid w:val="000D47EC"/>
    <w:pPr>
      <w:numPr>
        <w:ilvl w:val="5"/>
      </w:numPr>
      <w:outlineLvl w:val="5"/>
    </w:pPr>
    <w:rPr>
      <w:bCs w:val="0"/>
      <w:szCs w:val="22"/>
    </w:rPr>
  </w:style>
  <w:style w:type="paragraph" w:styleId="Heading7">
    <w:name w:val="heading 7"/>
    <w:basedOn w:val="Heading2"/>
    <w:next w:val="Normal"/>
    <w:qFormat/>
    <w:rsid w:val="000D47EC"/>
    <w:pPr>
      <w:numPr>
        <w:ilvl w:val="6"/>
      </w:numPr>
      <w:outlineLvl w:val="6"/>
    </w:pPr>
  </w:style>
  <w:style w:type="paragraph" w:styleId="Heading8">
    <w:name w:val="heading 8"/>
    <w:basedOn w:val="Heading3"/>
    <w:next w:val="Normal"/>
    <w:qFormat/>
    <w:rsid w:val="000D47EC"/>
    <w:pPr>
      <w:numPr>
        <w:ilvl w:val="7"/>
      </w:numPr>
      <w:outlineLvl w:val="7"/>
    </w:pPr>
    <w:rPr>
      <w:iCs w:val="0"/>
    </w:rPr>
  </w:style>
  <w:style w:type="paragraph" w:styleId="Heading9">
    <w:name w:val="heading 9"/>
    <w:basedOn w:val="Heading4"/>
    <w:next w:val="Normal"/>
    <w:qFormat/>
    <w:rsid w:val="000D47EC"/>
    <w:pPr>
      <w:numPr>
        <w:ilvl w:val="8"/>
      </w:numPr>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D47EC"/>
    <w:pPr>
      <w:tabs>
        <w:tab w:val="center" w:pos="4153"/>
        <w:tab w:val="right" w:pos="8306"/>
      </w:tabs>
    </w:pPr>
  </w:style>
  <w:style w:type="paragraph" w:styleId="Footer">
    <w:name w:val="footer"/>
    <w:basedOn w:val="Normal"/>
    <w:link w:val="FooterChar"/>
    <w:rsid w:val="000D47EC"/>
    <w:pPr>
      <w:tabs>
        <w:tab w:val="center" w:pos="4153"/>
        <w:tab w:val="right" w:pos="8306"/>
      </w:tabs>
    </w:pPr>
  </w:style>
  <w:style w:type="paragraph" w:customStyle="1" w:styleId="Huisstijl-Sjabloonnaam">
    <w:name w:val="Huisstijl-Sjabloonnaam"/>
    <w:basedOn w:val="Huisstijl-Naw"/>
    <w:rsid w:val="000D47EC"/>
    <w:pPr>
      <w:spacing w:before="255" w:after="255" w:line="255" w:lineRule="exact"/>
      <w:jc w:val="left"/>
    </w:pPr>
    <w:rPr>
      <w:b/>
      <w:sz w:val="36"/>
    </w:rPr>
  </w:style>
  <w:style w:type="paragraph" w:customStyle="1" w:styleId="Huisstijl-Adres">
    <w:name w:val="Huisstijl-Adres"/>
    <w:basedOn w:val="Huisstijl-Naw"/>
    <w:rsid w:val="000D47EC"/>
  </w:style>
  <w:style w:type="paragraph" w:styleId="ListBullet">
    <w:name w:val="List Bullet"/>
    <w:basedOn w:val="Normal"/>
    <w:rsid w:val="000D47EC"/>
    <w:pPr>
      <w:numPr>
        <w:numId w:val="13"/>
      </w:numPr>
    </w:pPr>
  </w:style>
  <w:style w:type="paragraph" w:customStyle="1" w:styleId="Huisstijl-Naw">
    <w:name w:val="Huisstijl-Naw"/>
    <w:basedOn w:val="Normal"/>
    <w:rsid w:val="000D47EC"/>
    <w:rPr>
      <w:noProof/>
    </w:rPr>
  </w:style>
  <w:style w:type="paragraph" w:customStyle="1" w:styleId="Huisstijl-Kopje">
    <w:name w:val="Huisstijl-Kopje"/>
    <w:basedOn w:val="Huisstijl-Naw"/>
    <w:rsid w:val="000D47EC"/>
    <w:rPr>
      <w:b/>
      <w:sz w:val="17"/>
    </w:rPr>
  </w:style>
  <w:style w:type="paragraph" w:customStyle="1" w:styleId="Huisstijl-Gegeven">
    <w:name w:val="Huisstijl-Gegeven"/>
    <w:basedOn w:val="Huisstijl-Naw"/>
    <w:rsid w:val="000D47EC"/>
    <w:pPr>
      <w:jc w:val="left"/>
    </w:pPr>
  </w:style>
  <w:style w:type="paragraph" w:styleId="ListBullet2">
    <w:name w:val="List Bullet 2"/>
    <w:basedOn w:val="ListBullet"/>
    <w:rsid w:val="000D47EC"/>
    <w:pPr>
      <w:numPr>
        <w:ilvl w:val="1"/>
      </w:numPr>
    </w:pPr>
  </w:style>
  <w:style w:type="paragraph" w:customStyle="1" w:styleId="Huisstijl-Voettekst">
    <w:name w:val="Huisstijl-Voettekst"/>
    <w:basedOn w:val="Huisstijl-Naw"/>
    <w:rsid w:val="000D47EC"/>
    <w:rPr>
      <w:sz w:val="17"/>
    </w:rPr>
  </w:style>
  <w:style w:type="paragraph" w:customStyle="1" w:styleId="Kop1zondernummer">
    <w:name w:val="Kop 1 zonder nummer"/>
    <w:basedOn w:val="Heading1"/>
    <w:next w:val="Normal"/>
    <w:rsid w:val="000D47EC"/>
    <w:pPr>
      <w:numPr>
        <w:numId w:val="0"/>
      </w:numPr>
    </w:pPr>
  </w:style>
  <w:style w:type="paragraph" w:customStyle="1" w:styleId="Kop2zondernummer">
    <w:name w:val="Kop 2 zonder nummer"/>
    <w:basedOn w:val="Heading2"/>
    <w:next w:val="Normal"/>
    <w:rsid w:val="000D47EC"/>
    <w:pPr>
      <w:numPr>
        <w:ilvl w:val="0"/>
        <w:numId w:val="0"/>
      </w:numPr>
    </w:pPr>
  </w:style>
  <w:style w:type="paragraph" w:customStyle="1" w:styleId="Kop3zondernummer">
    <w:name w:val="Kop 3 zonder nummer"/>
    <w:basedOn w:val="Heading3"/>
    <w:next w:val="Normal"/>
    <w:rsid w:val="000D47EC"/>
    <w:pPr>
      <w:numPr>
        <w:ilvl w:val="0"/>
        <w:numId w:val="0"/>
      </w:numPr>
    </w:pPr>
  </w:style>
  <w:style w:type="paragraph" w:customStyle="1" w:styleId="Huisstijl-Titel">
    <w:name w:val="Huisstijl-Titel"/>
    <w:basedOn w:val="Huisstijl-Naw"/>
    <w:rsid w:val="000D47EC"/>
    <w:pPr>
      <w:spacing w:line="510" w:lineRule="atLeast"/>
      <w:jc w:val="left"/>
    </w:pPr>
    <w:rPr>
      <w:b/>
      <w:sz w:val="36"/>
    </w:rPr>
  </w:style>
  <w:style w:type="paragraph" w:customStyle="1" w:styleId="Kop4zondernummer">
    <w:name w:val="Kop 4 zonder nummer"/>
    <w:basedOn w:val="Heading4"/>
    <w:next w:val="Normal"/>
    <w:rsid w:val="000D47EC"/>
    <w:pPr>
      <w:numPr>
        <w:ilvl w:val="0"/>
        <w:numId w:val="0"/>
      </w:numPr>
    </w:pPr>
  </w:style>
  <w:style w:type="paragraph" w:styleId="TOC1">
    <w:name w:val="toc 1"/>
    <w:basedOn w:val="Normal"/>
    <w:next w:val="Normal"/>
    <w:uiPriority w:val="39"/>
    <w:rsid w:val="000D47EC"/>
    <w:pPr>
      <w:tabs>
        <w:tab w:val="right" w:pos="8419"/>
      </w:tabs>
      <w:spacing w:before="255"/>
      <w:ind w:hanging="255"/>
      <w:jc w:val="left"/>
    </w:pPr>
    <w:rPr>
      <w:b/>
    </w:rPr>
  </w:style>
  <w:style w:type="paragraph" w:styleId="TOC2">
    <w:name w:val="toc 2"/>
    <w:basedOn w:val="Normal"/>
    <w:next w:val="Normal"/>
    <w:uiPriority w:val="39"/>
    <w:rsid w:val="000D47EC"/>
    <w:pPr>
      <w:tabs>
        <w:tab w:val="right" w:pos="8419"/>
      </w:tabs>
      <w:ind w:left="510" w:hanging="510"/>
      <w:jc w:val="left"/>
    </w:pPr>
  </w:style>
  <w:style w:type="paragraph" w:styleId="TOC3">
    <w:name w:val="toc 3"/>
    <w:basedOn w:val="Normal"/>
    <w:next w:val="Normal"/>
    <w:uiPriority w:val="39"/>
    <w:rsid w:val="000D47EC"/>
    <w:pPr>
      <w:tabs>
        <w:tab w:val="right" w:pos="8419"/>
      </w:tabs>
      <w:ind w:left="1276" w:hanging="765"/>
      <w:jc w:val="left"/>
    </w:pPr>
  </w:style>
  <w:style w:type="paragraph" w:customStyle="1" w:styleId="Huisstijl-Koptekst">
    <w:name w:val="Huisstijl-Koptekst"/>
    <w:basedOn w:val="Huisstijl-Naw"/>
    <w:rsid w:val="000D47EC"/>
    <w:rPr>
      <w:i/>
      <w:sz w:val="17"/>
    </w:rPr>
  </w:style>
  <w:style w:type="paragraph" w:customStyle="1" w:styleId="Huisstijl-Pagina">
    <w:name w:val="Huisstijl-Pagina"/>
    <w:basedOn w:val="Huisstijl-Gegeven"/>
    <w:rsid w:val="000D47EC"/>
    <w:pPr>
      <w:jc w:val="right"/>
    </w:pPr>
    <w:rPr>
      <w:sz w:val="17"/>
    </w:rPr>
  </w:style>
  <w:style w:type="character" w:styleId="PageNumber">
    <w:name w:val="page number"/>
    <w:basedOn w:val="DefaultParagraphFont"/>
    <w:rsid w:val="000D47EC"/>
  </w:style>
  <w:style w:type="paragraph" w:customStyle="1" w:styleId="Huisstijl-Subtitel">
    <w:name w:val="Huisstijl-Subtitel"/>
    <w:basedOn w:val="Huisstijl-Naw"/>
    <w:rsid w:val="000D47EC"/>
    <w:pPr>
      <w:jc w:val="left"/>
    </w:pPr>
    <w:rPr>
      <w:b/>
    </w:rPr>
  </w:style>
  <w:style w:type="table" w:customStyle="1" w:styleId="dTable">
    <w:name w:val="d_Table"/>
    <w:basedOn w:val="TableGrid"/>
    <w:rsid w:val="000D47EC"/>
    <w:rPr>
      <w:rFonts w:ascii="Arial" w:hAnsi="Arial"/>
      <w:sz w:val="18"/>
      <w:lang w:val="en-GB" w:eastAsia="zh-CN"/>
    </w:rPr>
    <w:tblPr>
      <w:tblBorders>
        <w:top w:val="double" w:sz="4" w:space="0" w:color="auto"/>
        <w:left w:val="double" w:sz="4" w:space="0" w:color="auto"/>
        <w:bottom w:val="double" w:sz="4" w:space="0" w:color="auto"/>
        <w:right w:val="double" w:sz="4" w:space="0" w:color="auto"/>
        <w:insideH w:val="none" w:sz="0" w:space="0" w:color="auto"/>
        <w:insideV w:val="none" w:sz="0" w:space="0" w:color="auto"/>
      </w:tblBorders>
    </w:tblPr>
    <w:tblStylePr w:type="firstRow">
      <w:rPr>
        <w:rFonts w:ascii="Arial" w:hAnsi="Arial"/>
        <w:b/>
        <w:sz w:val="17"/>
      </w:rPr>
      <w:tblPr/>
      <w:tcPr>
        <w:shd w:val="clear" w:color="auto" w:fill="D9D9D9"/>
      </w:tcPr>
    </w:tblStylePr>
  </w:style>
  <w:style w:type="table" w:styleId="TableGrid">
    <w:name w:val="Table Grid"/>
    <w:basedOn w:val="TableNormal"/>
    <w:rsid w:val="000D47EC"/>
    <w:pPr>
      <w:spacing w:line="255"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uiPriority w:val="39"/>
    <w:rsid w:val="000D47EC"/>
    <w:pPr>
      <w:tabs>
        <w:tab w:val="right" w:pos="8419"/>
      </w:tabs>
      <w:spacing w:before="255"/>
      <w:ind w:hanging="255"/>
      <w:jc w:val="left"/>
    </w:pPr>
    <w:rPr>
      <w:b/>
    </w:rPr>
  </w:style>
  <w:style w:type="paragraph" w:styleId="TOC7">
    <w:name w:val="toc 7"/>
    <w:basedOn w:val="Normal"/>
    <w:next w:val="Normal"/>
    <w:semiHidden/>
    <w:rsid w:val="000D47EC"/>
    <w:pPr>
      <w:tabs>
        <w:tab w:val="right" w:pos="8419"/>
      </w:tabs>
      <w:ind w:left="510" w:hanging="510"/>
      <w:jc w:val="left"/>
    </w:pPr>
  </w:style>
  <w:style w:type="paragraph" w:styleId="TOC8">
    <w:name w:val="toc 8"/>
    <w:basedOn w:val="Normal"/>
    <w:next w:val="Normal"/>
    <w:semiHidden/>
    <w:rsid w:val="000D47EC"/>
    <w:pPr>
      <w:tabs>
        <w:tab w:val="right" w:pos="8419"/>
      </w:tabs>
      <w:ind w:left="1276" w:hanging="765"/>
      <w:jc w:val="left"/>
    </w:pPr>
  </w:style>
  <w:style w:type="paragraph" w:styleId="Caption">
    <w:name w:val="caption"/>
    <w:basedOn w:val="Normal"/>
    <w:next w:val="Normal"/>
    <w:qFormat/>
    <w:rsid w:val="000D47EC"/>
    <w:pPr>
      <w:tabs>
        <w:tab w:val="left" w:pos="907"/>
      </w:tabs>
      <w:ind w:left="567" w:hanging="567"/>
      <w:jc w:val="left"/>
    </w:pPr>
    <w:rPr>
      <w:bCs/>
      <w:i/>
      <w:sz w:val="17"/>
      <w:szCs w:val="20"/>
    </w:rPr>
  </w:style>
  <w:style w:type="paragraph" w:styleId="FootnoteText">
    <w:name w:val="footnote text"/>
    <w:basedOn w:val="Normal"/>
    <w:next w:val="FootnoteTextnormal"/>
    <w:rsid w:val="000D47EC"/>
    <w:pPr>
      <w:ind w:hanging="340"/>
      <w:jc w:val="left"/>
    </w:pPr>
    <w:rPr>
      <w:i/>
      <w:sz w:val="17"/>
      <w:szCs w:val="20"/>
    </w:rPr>
  </w:style>
  <w:style w:type="paragraph" w:customStyle="1" w:styleId="HeadNoTOC">
    <w:name w:val="HeadNoTOC"/>
    <w:basedOn w:val="Normal"/>
    <w:next w:val="Normal"/>
    <w:rsid w:val="000D47EC"/>
    <w:pPr>
      <w:spacing w:before="255" w:after="510"/>
      <w:jc w:val="left"/>
    </w:pPr>
    <w:rPr>
      <w:b/>
      <w:sz w:val="30"/>
    </w:rPr>
  </w:style>
  <w:style w:type="paragraph" w:customStyle="1" w:styleId="ListofReferences">
    <w:name w:val="List of References"/>
    <w:basedOn w:val="Normal"/>
    <w:next w:val="Normal"/>
    <w:rsid w:val="000D47EC"/>
    <w:pPr>
      <w:spacing w:after="255"/>
      <w:ind w:left="765" w:hanging="765"/>
    </w:pPr>
  </w:style>
  <w:style w:type="paragraph" w:customStyle="1" w:styleId="Heading10">
    <w:name w:val="Heading 10"/>
    <w:basedOn w:val="Heading6"/>
    <w:next w:val="Normal"/>
    <w:rsid w:val="000D47EC"/>
    <w:pPr>
      <w:numPr>
        <w:ilvl w:val="0"/>
        <w:numId w:val="0"/>
      </w:numPr>
    </w:pPr>
  </w:style>
  <w:style w:type="paragraph" w:customStyle="1" w:styleId="FootnoteTextnormal">
    <w:name w:val="Footnote Text normal"/>
    <w:basedOn w:val="FootnoteText"/>
    <w:rsid w:val="000D47EC"/>
    <w:pPr>
      <w:ind w:firstLine="0"/>
    </w:pPr>
  </w:style>
  <w:style w:type="paragraph" w:styleId="ListBullet3">
    <w:name w:val="List Bullet 3"/>
    <w:basedOn w:val="ListNumber2"/>
    <w:rsid w:val="000D47EC"/>
    <w:pPr>
      <w:numPr>
        <w:ilvl w:val="2"/>
        <w:numId w:val="13"/>
      </w:numPr>
    </w:pPr>
  </w:style>
  <w:style w:type="paragraph" w:styleId="ListBullet4">
    <w:name w:val="List Bullet 4"/>
    <w:basedOn w:val="Normal"/>
    <w:rsid w:val="000D47EC"/>
    <w:pPr>
      <w:numPr>
        <w:ilvl w:val="3"/>
        <w:numId w:val="8"/>
      </w:numPr>
    </w:pPr>
  </w:style>
  <w:style w:type="paragraph" w:styleId="ListBullet5">
    <w:name w:val="List Bullet 5"/>
    <w:basedOn w:val="Normal"/>
    <w:rsid w:val="000D47EC"/>
    <w:pPr>
      <w:numPr>
        <w:ilvl w:val="4"/>
        <w:numId w:val="8"/>
      </w:numPr>
    </w:pPr>
  </w:style>
  <w:style w:type="paragraph" w:customStyle="1" w:styleId="dTableBodytext">
    <w:name w:val="d_Table_Body_text"/>
    <w:basedOn w:val="BodyText"/>
    <w:next w:val="BodyText"/>
    <w:rsid w:val="000D47EC"/>
    <w:pPr>
      <w:spacing w:after="0"/>
      <w:jc w:val="left"/>
    </w:pPr>
    <w:rPr>
      <w:sz w:val="18"/>
    </w:rPr>
  </w:style>
  <w:style w:type="paragraph" w:styleId="ListNumber2">
    <w:name w:val="List Number 2"/>
    <w:basedOn w:val="Normal"/>
    <w:rsid w:val="000D47EC"/>
    <w:pPr>
      <w:numPr>
        <w:ilvl w:val="1"/>
        <w:numId w:val="17"/>
      </w:numPr>
    </w:pPr>
  </w:style>
  <w:style w:type="paragraph" w:styleId="TableofFigures">
    <w:name w:val="table of figures"/>
    <w:basedOn w:val="Normal"/>
    <w:next w:val="Normal"/>
    <w:rsid w:val="000D47EC"/>
    <w:pPr>
      <w:spacing w:after="120"/>
      <w:ind w:left="1276" w:hanging="1276"/>
    </w:pPr>
  </w:style>
  <w:style w:type="paragraph" w:styleId="BodyText">
    <w:name w:val="Body Text"/>
    <w:basedOn w:val="Normal"/>
    <w:rsid w:val="000D47EC"/>
    <w:pPr>
      <w:spacing w:after="120"/>
    </w:pPr>
  </w:style>
  <w:style w:type="paragraph" w:styleId="ListNumber">
    <w:name w:val="List Number"/>
    <w:basedOn w:val="Normal"/>
    <w:rsid w:val="000D47EC"/>
    <w:pPr>
      <w:numPr>
        <w:numId w:val="17"/>
      </w:numPr>
    </w:pPr>
  </w:style>
  <w:style w:type="paragraph" w:styleId="ListNumber3">
    <w:name w:val="List Number 3"/>
    <w:basedOn w:val="Normal"/>
    <w:rsid w:val="000D47EC"/>
    <w:pPr>
      <w:numPr>
        <w:ilvl w:val="2"/>
        <w:numId w:val="17"/>
      </w:numPr>
    </w:pPr>
  </w:style>
  <w:style w:type="paragraph" w:styleId="ListNumber4">
    <w:name w:val="List Number 4"/>
    <w:basedOn w:val="Normal"/>
    <w:rsid w:val="000D47EC"/>
    <w:pPr>
      <w:numPr>
        <w:ilvl w:val="3"/>
        <w:numId w:val="11"/>
      </w:numPr>
    </w:pPr>
  </w:style>
  <w:style w:type="paragraph" w:styleId="ListNumber5">
    <w:name w:val="List Number 5"/>
    <w:basedOn w:val="Normal"/>
    <w:rsid w:val="000D47EC"/>
    <w:pPr>
      <w:numPr>
        <w:ilvl w:val="4"/>
        <w:numId w:val="11"/>
      </w:numPr>
    </w:pPr>
  </w:style>
  <w:style w:type="character" w:customStyle="1" w:styleId="FooterChar">
    <w:name w:val="Footer Char"/>
    <w:link w:val="Footer"/>
    <w:rsid w:val="000D47EC"/>
    <w:rPr>
      <w:rFonts w:ascii="Arial" w:hAnsi="Arial" w:cs="Arial"/>
      <w:sz w:val="21"/>
      <w:szCs w:val="24"/>
      <w:lang w:eastAsia="en-US"/>
    </w:rPr>
  </w:style>
  <w:style w:type="numbering" w:customStyle="1" w:styleId="Huisstijl-LijstOpsomming">
    <w:name w:val="Huisstijl-LijstOpsomming"/>
    <w:uiPriority w:val="99"/>
    <w:rsid w:val="000D47EC"/>
    <w:pPr>
      <w:numPr>
        <w:numId w:val="13"/>
      </w:numPr>
    </w:pPr>
  </w:style>
  <w:style w:type="numbering" w:customStyle="1" w:styleId="Huisstijl-LijstNummering">
    <w:name w:val="Huisstijl-LijstNummering"/>
    <w:uiPriority w:val="99"/>
    <w:rsid w:val="000D47EC"/>
    <w:pPr>
      <w:numPr>
        <w:numId w:val="17"/>
      </w:numPr>
    </w:pPr>
  </w:style>
  <w:style w:type="character" w:customStyle="1" w:styleId="Hidden">
    <w:name w:val="Hidden"/>
    <w:basedOn w:val="DefaultParagraphFont"/>
    <w:rsid w:val="00EF0CF5"/>
    <w:rPr>
      <w:rFonts w:ascii="Arial" w:hAnsi="Arial"/>
      <w:i/>
      <w:noProof/>
      <w:vanish/>
      <w:color w:val="FF0000"/>
      <w:sz w:val="21"/>
    </w:rPr>
  </w:style>
  <w:style w:type="paragraph" w:styleId="BalloonText">
    <w:name w:val="Balloon Text"/>
    <w:basedOn w:val="Normal"/>
    <w:link w:val="BalloonTextChar"/>
    <w:rsid w:val="00EF0C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F0CF5"/>
    <w:rPr>
      <w:rFonts w:ascii="Tahoma" w:hAnsi="Tahoma" w:cs="Tahoma"/>
      <w:sz w:val="16"/>
      <w:szCs w:val="16"/>
      <w:lang w:eastAsia="en-US"/>
    </w:rPr>
  </w:style>
  <w:style w:type="paragraph" w:customStyle="1" w:styleId="Huisstijl-TabelStatus">
    <w:name w:val="Huisstijl-TabelStatus"/>
    <w:basedOn w:val="Normal"/>
    <w:next w:val="Normal"/>
    <w:rsid w:val="00EF0CF5"/>
    <w:pPr>
      <w:jc w:val="left"/>
    </w:pPr>
    <w:rPr>
      <w:sz w:val="18"/>
      <w:szCs w:val="18"/>
    </w:rPr>
  </w:style>
  <w:style w:type="paragraph" w:customStyle="1" w:styleId="Huisstijl-TitelInhoud">
    <w:name w:val="Huisstijl-TitelInhoud"/>
    <w:basedOn w:val="Normal"/>
    <w:next w:val="Normal"/>
    <w:rsid w:val="00EF0CF5"/>
    <w:pPr>
      <w:spacing w:before="255" w:after="255" w:line="510" w:lineRule="exact"/>
      <w:jc w:val="left"/>
    </w:pPr>
    <w:rPr>
      <w:rFonts w:cs="Times New Roman"/>
      <w:b/>
      <w:bCs/>
      <w:position w:val="20"/>
      <w:sz w:val="30"/>
      <w:szCs w:val="20"/>
    </w:rPr>
  </w:style>
  <w:style w:type="paragraph" w:customStyle="1" w:styleId="Inhoudtabel">
    <w:name w:val="Inhoud tabel"/>
    <w:basedOn w:val="Normal"/>
    <w:rsid w:val="007E7957"/>
    <w:pPr>
      <w:keepNext/>
      <w:spacing w:before="40" w:after="40" w:line="220" w:lineRule="exact"/>
      <w:jc w:val="left"/>
    </w:pPr>
    <w:rPr>
      <w:rFonts w:ascii="Verdana" w:hAnsi="Verdana" w:cs="Times New Roman"/>
      <w:sz w:val="16"/>
      <w:szCs w:val="20"/>
      <w:lang w:val="nl-NL"/>
    </w:rPr>
  </w:style>
  <w:style w:type="paragraph" w:customStyle="1" w:styleId="HdWequationline">
    <w:name w:val="HdW_equation_line"/>
    <w:basedOn w:val="Normal"/>
    <w:next w:val="Normal"/>
    <w:qFormat/>
    <w:rsid w:val="00B22365"/>
    <w:pPr>
      <w:tabs>
        <w:tab w:val="left" w:pos="510"/>
        <w:tab w:val="right" w:pos="8720"/>
      </w:tabs>
    </w:pPr>
  </w:style>
  <w:style w:type="character" w:styleId="CommentReference">
    <w:name w:val="annotation reference"/>
    <w:basedOn w:val="DefaultParagraphFont"/>
    <w:rsid w:val="00B46B6B"/>
    <w:rPr>
      <w:sz w:val="16"/>
      <w:szCs w:val="16"/>
    </w:rPr>
  </w:style>
  <w:style w:type="paragraph" w:styleId="CommentText">
    <w:name w:val="annotation text"/>
    <w:basedOn w:val="Normal"/>
    <w:link w:val="CommentTextChar"/>
    <w:rsid w:val="00B46B6B"/>
    <w:pPr>
      <w:spacing w:line="240" w:lineRule="auto"/>
    </w:pPr>
    <w:rPr>
      <w:sz w:val="20"/>
      <w:szCs w:val="20"/>
    </w:rPr>
  </w:style>
  <w:style w:type="character" w:customStyle="1" w:styleId="CommentTextChar">
    <w:name w:val="Comment Text Char"/>
    <w:basedOn w:val="DefaultParagraphFont"/>
    <w:link w:val="CommentText"/>
    <w:rsid w:val="00B46B6B"/>
    <w:rPr>
      <w:rFonts w:ascii="Arial" w:hAnsi="Arial" w:cs="Arial"/>
      <w:lang w:val="en-GB" w:eastAsia="en-US"/>
    </w:rPr>
  </w:style>
  <w:style w:type="paragraph" w:styleId="CommentSubject">
    <w:name w:val="annotation subject"/>
    <w:basedOn w:val="CommentText"/>
    <w:next w:val="CommentText"/>
    <w:link w:val="CommentSubjectChar"/>
    <w:rsid w:val="00B46B6B"/>
    <w:rPr>
      <w:b/>
      <w:bCs/>
    </w:rPr>
  </w:style>
  <w:style w:type="character" w:customStyle="1" w:styleId="CommentSubjectChar">
    <w:name w:val="Comment Subject Char"/>
    <w:basedOn w:val="CommentTextChar"/>
    <w:link w:val="CommentSubject"/>
    <w:rsid w:val="00B46B6B"/>
    <w:rPr>
      <w:rFonts w:ascii="Arial" w:hAnsi="Arial" w:cs="Arial"/>
      <w:b/>
      <w:bCs/>
      <w:lang w:val="en-GB" w:eastAsia="en-US"/>
    </w:rPr>
  </w:style>
  <w:style w:type="character" w:styleId="FootnoteReference">
    <w:name w:val="footnote reference"/>
    <w:basedOn w:val="DefaultParagraphFont"/>
    <w:rsid w:val="00D85320"/>
    <w:rPr>
      <w:vertAlign w:val="superscript"/>
    </w:rPr>
  </w:style>
  <w:style w:type="paragraph" w:customStyle="1" w:styleId="AppendixTOC">
    <w:name w:val="AppendixTOC"/>
    <w:basedOn w:val="TOC1"/>
    <w:next w:val="TOC6"/>
    <w:rsid w:val="00FB0AA8"/>
    <w:pPr>
      <w:keepNext/>
      <w:keepLines/>
      <w:widowControl w:val="0"/>
      <w:tabs>
        <w:tab w:val="clear" w:pos="8419"/>
        <w:tab w:val="left" w:pos="720"/>
        <w:tab w:val="right" w:leader="dot" w:pos="8165"/>
      </w:tabs>
      <w:suppressAutoHyphens/>
      <w:spacing w:before="240" w:line="240" w:lineRule="auto"/>
      <w:ind w:left="720" w:right="539" w:hanging="720"/>
    </w:pPr>
    <w:rPr>
      <w:rFonts w:cs="Times New Roman"/>
      <w:noProof/>
      <w:kern w:val="22"/>
      <w:szCs w:val="21"/>
      <w:lang w:val="nl-NL"/>
    </w:rPr>
  </w:style>
  <w:style w:type="character" w:customStyle="1" w:styleId="green">
    <w:name w:val="green"/>
    <w:basedOn w:val="DefaultParagraphFont"/>
    <w:rsid w:val="00191EE9"/>
  </w:style>
  <w:style w:type="character" w:styleId="Hyperlink">
    <w:name w:val="Hyperlink"/>
    <w:basedOn w:val="DefaultParagraphFont"/>
    <w:rsid w:val="00B958F0"/>
    <w:rPr>
      <w:color w:val="0000FF" w:themeColor="hyperlink"/>
      <w:u w:val="single"/>
    </w:rPr>
  </w:style>
  <w:style w:type="paragraph" w:customStyle="1" w:styleId="HdWtussenkop">
    <w:name w:val="HdW tussenkop"/>
    <w:basedOn w:val="Normal"/>
    <w:next w:val="Normal"/>
    <w:qFormat/>
    <w:rsid w:val="004F147E"/>
    <w:pPr>
      <w:keepNext/>
      <w:keepLines/>
      <w:spacing w:after="120"/>
    </w:pPr>
    <w:rPr>
      <w:b/>
    </w:rPr>
  </w:style>
  <w:style w:type="paragraph" w:styleId="ListParagraph">
    <w:name w:val="List Paragraph"/>
    <w:basedOn w:val="Normal"/>
    <w:uiPriority w:val="34"/>
    <w:qFormat/>
    <w:rsid w:val="00994764"/>
    <w:pPr>
      <w:ind w:left="720"/>
      <w:contextualSpacing/>
    </w:pPr>
  </w:style>
  <w:style w:type="character" w:customStyle="1" w:styleId="Heading3Char">
    <w:name w:val="Heading 3 Char"/>
    <w:basedOn w:val="DefaultParagraphFont"/>
    <w:link w:val="Heading3"/>
    <w:rsid w:val="00831344"/>
    <w:rPr>
      <w:rFonts w:ascii="Arial" w:hAnsi="Arial" w:cs="Arial"/>
      <w:bCs/>
      <w:iCs/>
      <w:sz w:val="21"/>
      <w:szCs w:val="26"/>
      <w:lang w:eastAsia="en-US"/>
    </w:rPr>
  </w:style>
  <w:style w:type="character" w:styleId="FollowedHyperlink">
    <w:name w:val="FollowedHyperlink"/>
    <w:basedOn w:val="DefaultParagraphFont"/>
    <w:semiHidden/>
    <w:unhideWhenUsed/>
    <w:rsid w:val="00986EB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6"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 List"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7EC"/>
    <w:pPr>
      <w:spacing w:line="255" w:lineRule="atLeast"/>
      <w:jc w:val="both"/>
    </w:pPr>
    <w:rPr>
      <w:rFonts w:ascii="Arial" w:hAnsi="Arial" w:cs="Arial"/>
      <w:sz w:val="21"/>
      <w:szCs w:val="24"/>
      <w:lang w:val="en-GB" w:eastAsia="en-US"/>
    </w:rPr>
  </w:style>
  <w:style w:type="paragraph" w:styleId="Heading1">
    <w:name w:val="heading 1"/>
    <w:basedOn w:val="Normal"/>
    <w:next w:val="Normal"/>
    <w:qFormat/>
    <w:rsid w:val="000D47EC"/>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D47EC"/>
    <w:pPr>
      <w:numPr>
        <w:ilvl w:val="1"/>
      </w:numPr>
      <w:spacing w:after="0" w:line="255" w:lineRule="exact"/>
      <w:outlineLvl w:val="1"/>
    </w:pPr>
    <w:rPr>
      <w:bCs w:val="0"/>
      <w:iCs/>
      <w:sz w:val="21"/>
      <w:szCs w:val="28"/>
    </w:rPr>
  </w:style>
  <w:style w:type="paragraph" w:styleId="Heading3">
    <w:name w:val="heading 3"/>
    <w:basedOn w:val="Heading2"/>
    <w:next w:val="Normal"/>
    <w:link w:val="Heading3Char"/>
    <w:qFormat/>
    <w:rsid w:val="000D47EC"/>
    <w:pPr>
      <w:numPr>
        <w:ilvl w:val="2"/>
      </w:numPr>
      <w:outlineLvl w:val="2"/>
    </w:pPr>
    <w:rPr>
      <w:b w:val="0"/>
      <w:bCs/>
      <w:szCs w:val="26"/>
    </w:rPr>
  </w:style>
  <w:style w:type="paragraph" w:styleId="Heading4">
    <w:name w:val="heading 4"/>
    <w:basedOn w:val="Heading3"/>
    <w:next w:val="Normal"/>
    <w:qFormat/>
    <w:rsid w:val="000D47EC"/>
    <w:pPr>
      <w:numPr>
        <w:ilvl w:val="3"/>
      </w:numPr>
      <w:outlineLvl w:val="3"/>
    </w:pPr>
    <w:rPr>
      <w:bCs w:val="0"/>
      <w:i/>
      <w:szCs w:val="28"/>
    </w:rPr>
  </w:style>
  <w:style w:type="paragraph" w:styleId="Heading5">
    <w:name w:val="heading 5"/>
    <w:basedOn w:val="Heading4"/>
    <w:next w:val="Normal"/>
    <w:qFormat/>
    <w:rsid w:val="000D47EC"/>
    <w:pPr>
      <w:numPr>
        <w:ilvl w:val="4"/>
      </w:numPr>
      <w:outlineLvl w:val="4"/>
    </w:pPr>
    <w:rPr>
      <w:bCs/>
      <w:iCs w:val="0"/>
      <w:szCs w:val="26"/>
    </w:rPr>
  </w:style>
  <w:style w:type="paragraph" w:styleId="Heading6">
    <w:name w:val="heading 6"/>
    <w:basedOn w:val="Heading1"/>
    <w:next w:val="Normal"/>
    <w:qFormat/>
    <w:rsid w:val="000D47EC"/>
    <w:pPr>
      <w:numPr>
        <w:ilvl w:val="5"/>
      </w:numPr>
      <w:outlineLvl w:val="5"/>
    </w:pPr>
    <w:rPr>
      <w:bCs w:val="0"/>
      <w:szCs w:val="22"/>
    </w:rPr>
  </w:style>
  <w:style w:type="paragraph" w:styleId="Heading7">
    <w:name w:val="heading 7"/>
    <w:basedOn w:val="Heading2"/>
    <w:next w:val="Normal"/>
    <w:qFormat/>
    <w:rsid w:val="000D47EC"/>
    <w:pPr>
      <w:numPr>
        <w:ilvl w:val="6"/>
      </w:numPr>
      <w:outlineLvl w:val="6"/>
    </w:pPr>
  </w:style>
  <w:style w:type="paragraph" w:styleId="Heading8">
    <w:name w:val="heading 8"/>
    <w:basedOn w:val="Heading3"/>
    <w:next w:val="Normal"/>
    <w:qFormat/>
    <w:rsid w:val="000D47EC"/>
    <w:pPr>
      <w:numPr>
        <w:ilvl w:val="7"/>
      </w:numPr>
      <w:outlineLvl w:val="7"/>
    </w:pPr>
    <w:rPr>
      <w:iCs w:val="0"/>
    </w:rPr>
  </w:style>
  <w:style w:type="paragraph" w:styleId="Heading9">
    <w:name w:val="heading 9"/>
    <w:basedOn w:val="Heading4"/>
    <w:next w:val="Normal"/>
    <w:qFormat/>
    <w:rsid w:val="000D47EC"/>
    <w:pPr>
      <w:numPr>
        <w:ilvl w:val="8"/>
      </w:numPr>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D47EC"/>
    <w:pPr>
      <w:tabs>
        <w:tab w:val="center" w:pos="4153"/>
        <w:tab w:val="right" w:pos="8306"/>
      </w:tabs>
    </w:pPr>
  </w:style>
  <w:style w:type="paragraph" w:styleId="Footer">
    <w:name w:val="footer"/>
    <w:basedOn w:val="Normal"/>
    <w:link w:val="FooterChar"/>
    <w:rsid w:val="000D47EC"/>
    <w:pPr>
      <w:tabs>
        <w:tab w:val="center" w:pos="4153"/>
        <w:tab w:val="right" w:pos="8306"/>
      </w:tabs>
    </w:pPr>
  </w:style>
  <w:style w:type="paragraph" w:customStyle="1" w:styleId="Huisstijl-Sjabloonnaam">
    <w:name w:val="Huisstijl-Sjabloonnaam"/>
    <w:basedOn w:val="Huisstijl-Naw"/>
    <w:rsid w:val="000D47EC"/>
    <w:pPr>
      <w:spacing w:before="255" w:after="255" w:line="255" w:lineRule="exact"/>
      <w:jc w:val="left"/>
    </w:pPr>
    <w:rPr>
      <w:b/>
      <w:sz w:val="36"/>
    </w:rPr>
  </w:style>
  <w:style w:type="paragraph" w:customStyle="1" w:styleId="Huisstijl-Adres">
    <w:name w:val="Huisstijl-Adres"/>
    <w:basedOn w:val="Huisstijl-Naw"/>
    <w:rsid w:val="000D47EC"/>
  </w:style>
  <w:style w:type="paragraph" w:styleId="ListBullet">
    <w:name w:val="List Bullet"/>
    <w:basedOn w:val="Normal"/>
    <w:rsid w:val="000D47EC"/>
    <w:pPr>
      <w:numPr>
        <w:numId w:val="13"/>
      </w:numPr>
    </w:pPr>
  </w:style>
  <w:style w:type="paragraph" w:customStyle="1" w:styleId="Huisstijl-Naw">
    <w:name w:val="Huisstijl-Naw"/>
    <w:basedOn w:val="Normal"/>
    <w:rsid w:val="000D47EC"/>
    <w:rPr>
      <w:noProof/>
    </w:rPr>
  </w:style>
  <w:style w:type="paragraph" w:customStyle="1" w:styleId="Huisstijl-Kopje">
    <w:name w:val="Huisstijl-Kopje"/>
    <w:basedOn w:val="Huisstijl-Naw"/>
    <w:rsid w:val="000D47EC"/>
    <w:rPr>
      <w:b/>
      <w:sz w:val="17"/>
    </w:rPr>
  </w:style>
  <w:style w:type="paragraph" w:customStyle="1" w:styleId="Huisstijl-Gegeven">
    <w:name w:val="Huisstijl-Gegeven"/>
    <w:basedOn w:val="Huisstijl-Naw"/>
    <w:rsid w:val="000D47EC"/>
    <w:pPr>
      <w:jc w:val="left"/>
    </w:pPr>
  </w:style>
  <w:style w:type="paragraph" w:styleId="ListBullet2">
    <w:name w:val="List Bullet 2"/>
    <w:basedOn w:val="ListBullet"/>
    <w:rsid w:val="000D47EC"/>
    <w:pPr>
      <w:numPr>
        <w:ilvl w:val="1"/>
      </w:numPr>
    </w:pPr>
  </w:style>
  <w:style w:type="paragraph" w:customStyle="1" w:styleId="Huisstijl-Voettekst">
    <w:name w:val="Huisstijl-Voettekst"/>
    <w:basedOn w:val="Huisstijl-Naw"/>
    <w:rsid w:val="000D47EC"/>
    <w:rPr>
      <w:sz w:val="17"/>
    </w:rPr>
  </w:style>
  <w:style w:type="paragraph" w:customStyle="1" w:styleId="Kop1zondernummer">
    <w:name w:val="Kop 1 zonder nummer"/>
    <w:basedOn w:val="Heading1"/>
    <w:next w:val="Normal"/>
    <w:rsid w:val="000D47EC"/>
    <w:pPr>
      <w:numPr>
        <w:numId w:val="0"/>
      </w:numPr>
    </w:pPr>
  </w:style>
  <w:style w:type="paragraph" w:customStyle="1" w:styleId="Kop2zondernummer">
    <w:name w:val="Kop 2 zonder nummer"/>
    <w:basedOn w:val="Heading2"/>
    <w:next w:val="Normal"/>
    <w:rsid w:val="000D47EC"/>
    <w:pPr>
      <w:numPr>
        <w:ilvl w:val="0"/>
        <w:numId w:val="0"/>
      </w:numPr>
    </w:pPr>
  </w:style>
  <w:style w:type="paragraph" w:customStyle="1" w:styleId="Kop3zondernummer">
    <w:name w:val="Kop 3 zonder nummer"/>
    <w:basedOn w:val="Heading3"/>
    <w:next w:val="Normal"/>
    <w:rsid w:val="000D47EC"/>
    <w:pPr>
      <w:numPr>
        <w:ilvl w:val="0"/>
        <w:numId w:val="0"/>
      </w:numPr>
    </w:pPr>
  </w:style>
  <w:style w:type="paragraph" w:customStyle="1" w:styleId="Huisstijl-Titel">
    <w:name w:val="Huisstijl-Titel"/>
    <w:basedOn w:val="Huisstijl-Naw"/>
    <w:rsid w:val="000D47EC"/>
    <w:pPr>
      <w:spacing w:line="510" w:lineRule="atLeast"/>
      <w:jc w:val="left"/>
    </w:pPr>
    <w:rPr>
      <w:b/>
      <w:sz w:val="36"/>
    </w:rPr>
  </w:style>
  <w:style w:type="paragraph" w:customStyle="1" w:styleId="Kop4zondernummer">
    <w:name w:val="Kop 4 zonder nummer"/>
    <w:basedOn w:val="Heading4"/>
    <w:next w:val="Normal"/>
    <w:rsid w:val="000D47EC"/>
    <w:pPr>
      <w:numPr>
        <w:ilvl w:val="0"/>
        <w:numId w:val="0"/>
      </w:numPr>
    </w:pPr>
  </w:style>
  <w:style w:type="paragraph" w:styleId="TOC1">
    <w:name w:val="toc 1"/>
    <w:basedOn w:val="Normal"/>
    <w:next w:val="Normal"/>
    <w:uiPriority w:val="39"/>
    <w:rsid w:val="000D47EC"/>
    <w:pPr>
      <w:tabs>
        <w:tab w:val="right" w:pos="8419"/>
      </w:tabs>
      <w:spacing w:before="255"/>
      <w:ind w:hanging="255"/>
      <w:jc w:val="left"/>
    </w:pPr>
    <w:rPr>
      <w:b/>
    </w:rPr>
  </w:style>
  <w:style w:type="paragraph" w:styleId="TOC2">
    <w:name w:val="toc 2"/>
    <w:basedOn w:val="Normal"/>
    <w:next w:val="Normal"/>
    <w:uiPriority w:val="39"/>
    <w:rsid w:val="000D47EC"/>
    <w:pPr>
      <w:tabs>
        <w:tab w:val="right" w:pos="8419"/>
      </w:tabs>
      <w:ind w:left="510" w:hanging="510"/>
      <w:jc w:val="left"/>
    </w:pPr>
  </w:style>
  <w:style w:type="paragraph" w:styleId="TOC3">
    <w:name w:val="toc 3"/>
    <w:basedOn w:val="Normal"/>
    <w:next w:val="Normal"/>
    <w:uiPriority w:val="39"/>
    <w:rsid w:val="000D47EC"/>
    <w:pPr>
      <w:tabs>
        <w:tab w:val="right" w:pos="8419"/>
      </w:tabs>
      <w:ind w:left="1276" w:hanging="765"/>
      <w:jc w:val="left"/>
    </w:pPr>
  </w:style>
  <w:style w:type="paragraph" w:customStyle="1" w:styleId="Huisstijl-Koptekst">
    <w:name w:val="Huisstijl-Koptekst"/>
    <w:basedOn w:val="Huisstijl-Naw"/>
    <w:rsid w:val="000D47EC"/>
    <w:rPr>
      <w:i/>
      <w:sz w:val="17"/>
    </w:rPr>
  </w:style>
  <w:style w:type="paragraph" w:customStyle="1" w:styleId="Huisstijl-Pagina">
    <w:name w:val="Huisstijl-Pagina"/>
    <w:basedOn w:val="Huisstijl-Gegeven"/>
    <w:rsid w:val="000D47EC"/>
    <w:pPr>
      <w:jc w:val="right"/>
    </w:pPr>
    <w:rPr>
      <w:sz w:val="17"/>
    </w:rPr>
  </w:style>
  <w:style w:type="character" w:styleId="PageNumber">
    <w:name w:val="page number"/>
    <w:basedOn w:val="DefaultParagraphFont"/>
    <w:rsid w:val="000D47EC"/>
  </w:style>
  <w:style w:type="paragraph" w:customStyle="1" w:styleId="Huisstijl-Subtitel">
    <w:name w:val="Huisstijl-Subtitel"/>
    <w:basedOn w:val="Huisstijl-Naw"/>
    <w:rsid w:val="000D47EC"/>
    <w:pPr>
      <w:jc w:val="left"/>
    </w:pPr>
    <w:rPr>
      <w:b/>
    </w:rPr>
  </w:style>
  <w:style w:type="table" w:customStyle="1" w:styleId="dTable">
    <w:name w:val="d_Table"/>
    <w:basedOn w:val="TableGrid"/>
    <w:rsid w:val="000D47EC"/>
    <w:rPr>
      <w:rFonts w:ascii="Arial" w:hAnsi="Arial"/>
      <w:sz w:val="18"/>
      <w:lang w:val="en-GB" w:eastAsia="zh-CN"/>
    </w:rPr>
    <w:tblPr>
      <w:tblBorders>
        <w:top w:val="double" w:sz="4" w:space="0" w:color="auto"/>
        <w:left w:val="double" w:sz="4" w:space="0" w:color="auto"/>
        <w:bottom w:val="double" w:sz="4" w:space="0" w:color="auto"/>
        <w:right w:val="double" w:sz="4" w:space="0" w:color="auto"/>
        <w:insideH w:val="none" w:sz="0" w:space="0" w:color="auto"/>
        <w:insideV w:val="none" w:sz="0" w:space="0" w:color="auto"/>
      </w:tblBorders>
    </w:tblPr>
    <w:tblStylePr w:type="firstRow">
      <w:rPr>
        <w:rFonts w:ascii="Arial" w:hAnsi="Arial"/>
        <w:b/>
        <w:sz w:val="17"/>
      </w:rPr>
      <w:tblPr/>
      <w:tcPr>
        <w:shd w:val="clear" w:color="auto" w:fill="D9D9D9"/>
      </w:tcPr>
    </w:tblStylePr>
  </w:style>
  <w:style w:type="table" w:styleId="TableGrid">
    <w:name w:val="Table Grid"/>
    <w:basedOn w:val="TableNormal"/>
    <w:rsid w:val="000D47EC"/>
    <w:pPr>
      <w:spacing w:line="255"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uiPriority w:val="39"/>
    <w:rsid w:val="000D47EC"/>
    <w:pPr>
      <w:tabs>
        <w:tab w:val="right" w:pos="8419"/>
      </w:tabs>
      <w:spacing w:before="255"/>
      <w:ind w:hanging="255"/>
      <w:jc w:val="left"/>
    </w:pPr>
    <w:rPr>
      <w:b/>
    </w:rPr>
  </w:style>
  <w:style w:type="paragraph" w:styleId="TOC7">
    <w:name w:val="toc 7"/>
    <w:basedOn w:val="Normal"/>
    <w:next w:val="Normal"/>
    <w:semiHidden/>
    <w:rsid w:val="000D47EC"/>
    <w:pPr>
      <w:tabs>
        <w:tab w:val="right" w:pos="8419"/>
      </w:tabs>
      <w:ind w:left="510" w:hanging="510"/>
      <w:jc w:val="left"/>
    </w:pPr>
  </w:style>
  <w:style w:type="paragraph" w:styleId="TOC8">
    <w:name w:val="toc 8"/>
    <w:basedOn w:val="Normal"/>
    <w:next w:val="Normal"/>
    <w:semiHidden/>
    <w:rsid w:val="000D47EC"/>
    <w:pPr>
      <w:tabs>
        <w:tab w:val="right" w:pos="8419"/>
      </w:tabs>
      <w:ind w:left="1276" w:hanging="765"/>
      <w:jc w:val="left"/>
    </w:pPr>
  </w:style>
  <w:style w:type="paragraph" w:styleId="Caption">
    <w:name w:val="caption"/>
    <w:basedOn w:val="Normal"/>
    <w:next w:val="Normal"/>
    <w:qFormat/>
    <w:rsid w:val="000D47EC"/>
    <w:pPr>
      <w:tabs>
        <w:tab w:val="left" w:pos="907"/>
      </w:tabs>
      <w:ind w:left="567" w:hanging="567"/>
      <w:jc w:val="left"/>
    </w:pPr>
    <w:rPr>
      <w:bCs/>
      <w:i/>
      <w:sz w:val="17"/>
      <w:szCs w:val="20"/>
    </w:rPr>
  </w:style>
  <w:style w:type="paragraph" w:styleId="FootnoteText">
    <w:name w:val="footnote text"/>
    <w:basedOn w:val="Normal"/>
    <w:next w:val="FootnoteTextnormal"/>
    <w:rsid w:val="000D47EC"/>
    <w:pPr>
      <w:ind w:hanging="340"/>
      <w:jc w:val="left"/>
    </w:pPr>
    <w:rPr>
      <w:i/>
      <w:sz w:val="17"/>
      <w:szCs w:val="20"/>
    </w:rPr>
  </w:style>
  <w:style w:type="paragraph" w:customStyle="1" w:styleId="HeadNoTOC">
    <w:name w:val="HeadNoTOC"/>
    <w:basedOn w:val="Normal"/>
    <w:next w:val="Normal"/>
    <w:rsid w:val="000D47EC"/>
    <w:pPr>
      <w:spacing w:before="255" w:after="510"/>
      <w:jc w:val="left"/>
    </w:pPr>
    <w:rPr>
      <w:b/>
      <w:sz w:val="30"/>
    </w:rPr>
  </w:style>
  <w:style w:type="paragraph" w:customStyle="1" w:styleId="ListofReferences">
    <w:name w:val="List of References"/>
    <w:basedOn w:val="Normal"/>
    <w:next w:val="Normal"/>
    <w:rsid w:val="000D47EC"/>
    <w:pPr>
      <w:spacing w:after="255"/>
      <w:ind w:left="765" w:hanging="765"/>
    </w:pPr>
  </w:style>
  <w:style w:type="paragraph" w:customStyle="1" w:styleId="Heading10">
    <w:name w:val="Heading 10"/>
    <w:basedOn w:val="Heading6"/>
    <w:next w:val="Normal"/>
    <w:rsid w:val="000D47EC"/>
    <w:pPr>
      <w:numPr>
        <w:ilvl w:val="0"/>
        <w:numId w:val="0"/>
      </w:numPr>
    </w:pPr>
  </w:style>
  <w:style w:type="paragraph" w:customStyle="1" w:styleId="FootnoteTextnormal">
    <w:name w:val="Footnote Text normal"/>
    <w:basedOn w:val="FootnoteText"/>
    <w:rsid w:val="000D47EC"/>
    <w:pPr>
      <w:ind w:firstLine="0"/>
    </w:pPr>
  </w:style>
  <w:style w:type="paragraph" w:styleId="ListBullet3">
    <w:name w:val="List Bullet 3"/>
    <w:basedOn w:val="ListNumber2"/>
    <w:rsid w:val="000D47EC"/>
    <w:pPr>
      <w:numPr>
        <w:ilvl w:val="2"/>
        <w:numId w:val="13"/>
      </w:numPr>
    </w:pPr>
  </w:style>
  <w:style w:type="paragraph" w:styleId="ListBullet4">
    <w:name w:val="List Bullet 4"/>
    <w:basedOn w:val="Normal"/>
    <w:rsid w:val="000D47EC"/>
    <w:pPr>
      <w:numPr>
        <w:ilvl w:val="3"/>
        <w:numId w:val="8"/>
      </w:numPr>
    </w:pPr>
  </w:style>
  <w:style w:type="paragraph" w:styleId="ListBullet5">
    <w:name w:val="List Bullet 5"/>
    <w:basedOn w:val="Normal"/>
    <w:rsid w:val="000D47EC"/>
    <w:pPr>
      <w:numPr>
        <w:ilvl w:val="4"/>
        <w:numId w:val="8"/>
      </w:numPr>
    </w:pPr>
  </w:style>
  <w:style w:type="paragraph" w:customStyle="1" w:styleId="dTableBodytext">
    <w:name w:val="d_Table_Body_text"/>
    <w:basedOn w:val="BodyText"/>
    <w:next w:val="BodyText"/>
    <w:rsid w:val="000D47EC"/>
    <w:pPr>
      <w:spacing w:after="0"/>
      <w:jc w:val="left"/>
    </w:pPr>
    <w:rPr>
      <w:sz w:val="18"/>
    </w:rPr>
  </w:style>
  <w:style w:type="paragraph" w:styleId="ListNumber2">
    <w:name w:val="List Number 2"/>
    <w:basedOn w:val="Normal"/>
    <w:rsid w:val="000D47EC"/>
    <w:pPr>
      <w:numPr>
        <w:ilvl w:val="1"/>
        <w:numId w:val="17"/>
      </w:numPr>
    </w:pPr>
  </w:style>
  <w:style w:type="paragraph" w:styleId="TableofFigures">
    <w:name w:val="table of figures"/>
    <w:basedOn w:val="Normal"/>
    <w:next w:val="Normal"/>
    <w:rsid w:val="000D47EC"/>
    <w:pPr>
      <w:spacing w:after="120"/>
      <w:ind w:left="1276" w:hanging="1276"/>
    </w:pPr>
  </w:style>
  <w:style w:type="paragraph" w:styleId="BodyText">
    <w:name w:val="Body Text"/>
    <w:basedOn w:val="Normal"/>
    <w:rsid w:val="000D47EC"/>
    <w:pPr>
      <w:spacing w:after="120"/>
    </w:pPr>
  </w:style>
  <w:style w:type="paragraph" w:styleId="ListNumber">
    <w:name w:val="List Number"/>
    <w:basedOn w:val="Normal"/>
    <w:rsid w:val="000D47EC"/>
    <w:pPr>
      <w:numPr>
        <w:numId w:val="17"/>
      </w:numPr>
    </w:pPr>
  </w:style>
  <w:style w:type="paragraph" w:styleId="ListNumber3">
    <w:name w:val="List Number 3"/>
    <w:basedOn w:val="Normal"/>
    <w:rsid w:val="000D47EC"/>
    <w:pPr>
      <w:numPr>
        <w:ilvl w:val="2"/>
        <w:numId w:val="17"/>
      </w:numPr>
    </w:pPr>
  </w:style>
  <w:style w:type="paragraph" w:styleId="ListNumber4">
    <w:name w:val="List Number 4"/>
    <w:basedOn w:val="Normal"/>
    <w:rsid w:val="000D47EC"/>
    <w:pPr>
      <w:numPr>
        <w:ilvl w:val="3"/>
        <w:numId w:val="11"/>
      </w:numPr>
    </w:pPr>
  </w:style>
  <w:style w:type="paragraph" w:styleId="ListNumber5">
    <w:name w:val="List Number 5"/>
    <w:basedOn w:val="Normal"/>
    <w:rsid w:val="000D47EC"/>
    <w:pPr>
      <w:numPr>
        <w:ilvl w:val="4"/>
        <w:numId w:val="11"/>
      </w:numPr>
    </w:pPr>
  </w:style>
  <w:style w:type="character" w:customStyle="1" w:styleId="FooterChar">
    <w:name w:val="Footer Char"/>
    <w:link w:val="Footer"/>
    <w:rsid w:val="000D47EC"/>
    <w:rPr>
      <w:rFonts w:ascii="Arial" w:hAnsi="Arial" w:cs="Arial"/>
      <w:sz w:val="21"/>
      <w:szCs w:val="24"/>
      <w:lang w:eastAsia="en-US"/>
    </w:rPr>
  </w:style>
  <w:style w:type="numbering" w:customStyle="1" w:styleId="Huisstijl-LijstOpsomming">
    <w:name w:val="Huisstijl-LijstOpsomming"/>
    <w:uiPriority w:val="99"/>
    <w:rsid w:val="000D47EC"/>
    <w:pPr>
      <w:numPr>
        <w:numId w:val="13"/>
      </w:numPr>
    </w:pPr>
  </w:style>
  <w:style w:type="numbering" w:customStyle="1" w:styleId="Huisstijl-LijstNummering">
    <w:name w:val="Huisstijl-LijstNummering"/>
    <w:uiPriority w:val="99"/>
    <w:rsid w:val="000D47EC"/>
    <w:pPr>
      <w:numPr>
        <w:numId w:val="17"/>
      </w:numPr>
    </w:pPr>
  </w:style>
  <w:style w:type="character" w:customStyle="1" w:styleId="Hidden">
    <w:name w:val="Hidden"/>
    <w:basedOn w:val="DefaultParagraphFont"/>
    <w:rsid w:val="00EF0CF5"/>
    <w:rPr>
      <w:rFonts w:ascii="Arial" w:hAnsi="Arial"/>
      <w:i/>
      <w:noProof/>
      <w:vanish/>
      <w:color w:val="FF0000"/>
      <w:sz w:val="21"/>
    </w:rPr>
  </w:style>
  <w:style w:type="paragraph" w:styleId="BalloonText">
    <w:name w:val="Balloon Text"/>
    <w:basedOn w:val="Normal"/>
    <w:link w:val="BalloonTextChar"/>
    <w:rsid w:val="00EF0C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F0CF5"/>
    <w:rPr>
      <w:rFonts w:ascii="Tahoma" w:hAnsi="Tahoma" w:cs="Tahoma"/>
      <w:sz w:val="16"/>
      <w:szCs w:val="16"/>
      <w:lang w:eastAsia="en-US"/>
    </w:rPr>
  </w:style>
  <w:style w:type="paragraph" w:customStyle="1" w:styleId="Huisstijl-TabelStatus">
    <w:name w:val="Huisstijl-TabelStatus"/>
    <w:basedOn w:val="Normal"/>
    <w:next w:val="Normal"/>
    <w:rsid w:val="00EF0CF5"/>
    <w:pPr>
      <w:jc w:val="left"/>
    </w:pPr>
    <w:rPr>
      <w:sz w:val="18"/>
      <w:szCs w:val="18"/>
    </w:rPr>
  </w:style>
  <w:style w:type="paragraph" w:customStyle="1" w:styleId="Huisstijl-TitelInhoud">
    <w:name w:val="Huisstijl-TitelInhoud"/>
    <w:basedOn w:val="Normal"/>
    <w:next w:val="Normal"/>
    <w:rsid w:val="00EF0CF5"/>
    <w:pPr>
      <w:spacing w:before="255" w:after="255" w:line="510" w:lineRule="exact"/>
      <w:jc w:val="left"/>
    </w:pPr>
    <w:rPr>
      <w:rFonts w:cs="Times New Roman"/>
      <w:b/>
      <w:bCs/>
      <w:position w:val="20"/>
      <w:sz w:val="30"/>
      <w:szCs w:val="20"/>
    </w:rPr>
  </w:style>
  <w:style w:type="paragraph" w:customStyle="1" w:styleId="Inhoudtabel">
    <w:name w:val="Inhoud tabel"/>
    <w:basedOn w:val="Normal"/>
    <w:rsid w:val="007E7957"/>
    <w:pPr>
      <w:keepNext/>
      <w:spacing w:before="40" w:after="40" w:line="220" w:lineRule="exact"/>
      <w:jc w:val="left"/>
    </w:pPr>
    <w:rPr>
      <w:rFonts w:ascii="Verdana" w:hAnsi="Verdana" w:cs="Times New Roman"/>
      <w:sz w:val="16"/>
      <w:szCs w:val="20"/>
      <w:lang w:val="nl-NL"/>
    </w:rPr>
  </w:style>
  <w:style w:type="paragraph" w:customStyle="1" w:styleId="HdWequationline">
    <w:name w:val="HdW_equation_line"/>
    <w:basedOn w:val="Normal"/>
    <w:next w:val="Normal"/>
    <w:qFormat/>
    <w:rsid w:val="00B22365"/>
    <w:pPr>
      <w:tabs>
        <w:tab w:val="left" w:pos="510"/>
        <w:tab w:val="right" w:pos="8720"/>
      </w:tabs>
    </w:pPr>
  </w:style>
  <w:style w:type="character" w:styleId="CommentReference">
    <w:name w:val="annotation reference"/>
    <w:basedOn w:val="DefaultParagraphFont"/>
    <w:rsid w:val="00B46B6B"/>
    <w:rPr>
      <w:sz w:val="16"/>
      <w:szCs w:val="16"/>
    </w:rPr>
  </w:style>
  <w:style w:type="paragraph" w:styleId="CommentText">
    <w:name w:val="annotation text"/>
    <w:basedOn w:val="Normal"/>
    <w:link w:val="CommentTextChar"/>
    <w:rsid w:val="00B46B6B"/>
    <w:pPr>
      <w:spacing w:line="240" w:lineRule="auto"/>
    </w:pPr>
    <w:rPr>
      <w:sz w:val="20"/>
      <w:szCs w:val="20"/>
    </w:rPr>
  </w:style>
  <w:style w:type="character" w:customStyle="1" w:styleId="CommentTextChar">
    <w:name w:val="Comment Text Char"/>
    <w:basedOn w:val="DefaultParagraphFont"/>
    <w:link w:val="CommentText"/>
    <w:rsid w:val="00B46B6B"/>
    <w:rPr>
      <w:rFonts w:ascii="Arial" w:hAnsi="Arial" w:cs="Arial"/>
      <w:lang w:val="en-GB" w:eastAsia="en-US"/>
    </w:rPr>
  </w:style>
  <w:style w:type="paragraph" w:styleId="CommentSubject">
    <w:name w:val="annotation subject"/>
    <w:basedOn w:val="CommentText"/>
    <w:next w:val="CommentText"/>
    <w:link w:val="CommentSubjectChar"/>
    <w:rsid w:val="00B46B6B"/>
    <w:rPr>
      <w:b/>
      <w:bCs/>
    </w:rPr>
  </w:style>
  <w:style w:type="character" w:customStyle="1" w:styleId="CommentSubjectChar">
    <w:name w:val="Comment Subject Char"/>
    <w:basedOn w:val="CommentTextChar"/>
    <w:link w:val="CommentSubject"/>
    <w:rsid w:val="00B46B6B"/>
    <w:rPr>
      <w:rFonts w:ascii="Arial" w:hAnsi="Arial" w:cs="Arial"/>
      <w:b/>
      <w:bCs/>
      <w:lang w:val="en-GB" w:eastAsia="en-US"/>
    </w:rPr>
  </w:style>
  <w:style w:type="character" w:styleId="FootnoteReference">
    <w:name w:val="footnote reference"/>
    <w:basedOn w:val="DefaultParagraphFont"/>
    <w:rsid w:val="00D85320"/>
    <w:rPr>
      <w:vertAlign w:val="superscript"/>
    </w:rPr>
  </w:style>
  <w:style w:type="paragraph" w:customStyle="1" w:styleId="AppendixTOC">
    <w:name w:val="AppendixTOC"/>
    <w:basedOn w:val="TOC1"/>
    <w:next w:val="TOC6"/>
    <w:rsid w:val="00FB0AA8"/>
    <w:pPr>
      <w:keepNext/>
      <w:keepLines/>
      <w:widowControl w:val="0"/>
      <w:tabs>
        <w:tab w:val="clear" w:pos="8419"/>
        <w:tab w:val="left" w:pos="720"/>
        <w:tab w:val="right" w:leader="dot" w:pos="8165"/>
      </w:tabs>
      <w:suppressAutoHyphens/>
      <w:spacing w:before="240" w:line="240" w:lineRule="auto"/>
      <w:ind w:left="720" w:right="539" w:hanging="720"/>
    </w:pPr>
    <w:rPr>
      <w:rFonts w:cs="Times New Roman"/>
      <w:noProof/>
      <w:kern w:val="22"/>
      <w:szCs w:val="21"/>
      <w:lang w:val="nl-NL"/>
    </w:rPr>
  </w:style>
  <w:style w:type="character" w:customStyle="1" w:styleId="green">
    <w:name w:val="green"/>
    <w:basedOn w:val="DefaultParagraphFont"/>
    <w:rsid w:val="00191EE9"/>
  </w:style>
  <w:style w:type="character" w:styleId="Hyperlink">
    <w:name w:val="Hyperlink"/>
    <w:basedOn w:val="DefaultParagraphFont"/>
    <w:rsid w:val="00B958F0"/>
    <w:rPr>
      <w:color w:val="0000FF" w:themeColor="hyperlink"/>
      <w:u w:val="single"/>
    </w:rPr>
  </w:style>
  <w:style w:type="paragraph" w:customStyle="1" w:styleId="HdWtussenkop">
    <w:name w:val="HdW tussenkop"/>
    <w:basedOn w:val="Normal"/>
    <w:next w:val="Normal"/>
    <w:qFormat/>
    <w:rsid w:val="004F147E"/>
    <w:pPr>
      <w:keepNext/>
      <w:keepLines/>
      <w:spacing w:after="120"/>
    </w:pPr>
    <w:rPr>
      <w:b/>
    </w:rPr>
  </w:style>
  <w:style w:type="paragraph" w:styleId="ListParagraph">
    <w:name w:val="List Paragraph"/>
    <w:basedOn w:val="Normal"/>
    <w:uiPriority w:val="34"/>
    <w:qFormat/>
    <w:rsid w:val="00994764"/>
    <w:pPr>
      <w:ind w:left="720"/>
      <w:contextualSpacing/>
    </w:pPr>
  </w:style>
  <w:style w:type="character" w:customStyle="1" w:styleId="Heading3Char">
    <w:name w:val="Heading 3 Char"/>
    <w:basedOn w:val="DefaultParagraphFont"/>
    <w:link w:val="Heading3"/>
    <w:rsid w:val="00831344"/>
    <w:rPr>
      <w:rFonts w:ascii="Arial" w:hAnsi="Arial" w:cs="Arial"/>
      <w:bCs/>
      <w:iCs/>
      <w:sz w:val="21"/>
      <w:szCs w:val="26"/>
      <w:lang w:eastAsia="en-US"/>
    </w:rPr>
  </w:style>
  <w:style w:type="character" w:styleId="FollowedHyperlink">
    <w:name w:val="FollowedHyperlink"/>
    <w:basedOn w:val="DefaultParagraphFont"/>
    <w:semiHidden/>
    <w:unhideWhenUsed/>
    <w:rsid w:val="00986E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997988">
      <w:bodyDiv w:val="1"/>
      <w:marLeft w:val="0"/>
      <w:marRight w:val="0"/>
      <w:marTop w:val="0"/>
      <w:marBottom w:val="0"/>
      <w:divBdr>
        <w:top w:val="none" w:sz="0" w:space="0" w:color="auto"/>
        <w:left w:val="none" w:sz="0" w:space="0" w:color="auto"/>
        <w:bottom w:val="none" w:sz="0" w:space="0" w:color="auto"/>
        <w:right w:val="none" w:sz="0" w:space="0" w:color="auto"/>
      </w:divBdr>
    </w:div>
    <w:div w:id="426075338">
      <w:bodyDiv w:val="1"/>
      <w:marLeft w:val="0"/>
      <w:marRight w:val="0"/>
      <w:marTop w:val="0"/>
      <w:marBottom w:val="0"/>
      <w:divBdr>
        <w:top w:val="none" w:sz="0" w:space="0" w:color="auto"/>
        <w:left w:val="none" w:sz="0" w:space="0" w:color="auto"/>
        <w:bottom w:val="none" w:sz="0" w:space="0" w:color="auto"/>
        <w:right w:val="none" w:sz="0" w:space="0" w:color="auto"/>
      </w:divBdr>
    </w:div>
    <w:div w:id="697127248">
      <w:bodyDiv w:val="1"/>
      <w:marLeft w:val="0"/>
      <w:marRight w:val="0"/>
      <w:marTop w:val="0"/>
      <w:marBottom w:val="0"/>
      <w:divBdr>
        <w:top w:val="none" w:sz="0" w:space="0" w:color="auto"/>
        <w:left w:val="none" w:sz="0" w:space="0" w:color="auto"/>
        <w:bottom w:val="none" w:sz="0" w:space="0" w:color="auto"/>
        <w:right w:val="none" w:sz="0" w:space="0" w:color="auto"/>
      </w:divBdr>
    </w:div>
    <w:div w:id="862204782">
      <w:bodyDiv w:val="1"/>
      <w:marLeft w:val="0"/>
      <w:marRight w:val="0"/>
      <w:marTop w:val="0"/>
      <w:marBottom w:val="0"/>
      <w:divBdr>
        <w:top w:val="none" w:sz="0" w:space="0" w:color="auto"/>
        <w:left w:val="none" w:sz="0" w:space="0" w:color="auto"/>
        <w:bottom w:val="none" w:sz="0" w:space="0" w:color="auto"/>
        <w:right w:val="none" w:sz="0" w:space="0" w:color="auto"/>
      </w:divBdr>
    </w:div>
    <w:div w:id="978194868">
      <w:bodyDiv w:val="1"/>
      <w:marLeft w:val="0"/>
      <w:marRight w:val="0"/>
      <w:marTop w:val="0"/>
      <w:marBottom w:val="0"/>
      <w:divBdr>
        <w:top w:val="none" w:sz="0" w:space="0" w:color="auto"/>
        <w:left w:val="none" w:sz="0" w:space="0" w:color="auto"/>
        <w:bottom w:val="none" w:sz="0" w:space="0" w:color="auto"/>
        <w:right w:val="none" w:sz="0" w:space="0" w:color="auto"/>
      </w:divBdr>
    </w:div>
    <w:div w:id="1143814043">
      <w:bodyDiv w:val="1"/>
      <w:marLeft w:val="0"/>
      <w:marRight w:val="0"/>
      <w:marTop w:val="0"/>
      <w:marBottom w:val="0"/>
      <w:divBdr>
        <w:top w:val="none" w:sz="0" w:space="0" w:color="auto"/>
        <w:left w:val="none" w:sz="0" w:space="0" w:color="auto"/>
        <w:bottom w:val="none" w:sz="0" w:space="0" w:color="auto"/>
        <w:right w:val="none" w:sz="0" w:space="0" w:color="auto"/>
      </w:divBdr>
    </w:div>
    <w:div w:id="1379548663">
      <w:bodyDiv w:val="1"/>
      <w:marLeft w:val="0"/>
      <w:marRight w:val="0"/>
      <w:marTop w:val="0"/>
      <w:marBottom w:val="0"/>
      <w:divBdr>
        <w:top w:val="none" w:sz="0" w:space="0" w:color="auto"/>
        <w:left w:val="none" w:sz="0" w:space="0" w:color="auto"/>
        <w:bottom w:val="none" w:sz="0" w:space="0" w:color="auto"/>
        <w:right w:val="none" w:sz="0" w:space="0" w:color="auto"/>
      </w:divBdr>
    </w:div>
    <w:div w:id="1559510786">
      <w:bodyDiv w:val="1"/>
      <w:marLeft w:val="0"/>
      <w:marRight w:val="0"/>
      <w:marTop w:val="0"/>
      <w:marBottom w:val="0"/>
      <w:divBdr>
        <w:top w:val="none" w:sz="0" w:space="0" w:color="auto"/>
        <w:left w:val="none" w:sz="0" w:space="0" w:color="auto"/>
        <w:bottom w:val="none" w:sz="0" w:space="0" w:color="auto"/>
        <w:right w:val="none" w:sz="0" w:space="0" w:color="auto"/>
      </w:divBdr>
    </w:div>
    <w:div w:id="194322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footer" Target="footer11.xml"/><Relationship Id="rId47"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0.xml"/><Relationship Id="rId38" Type="http://schemas.openxmlformats.org/officeDocument/2006/relationships/theme" Target="theme/theme1.xm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0.xml"/><Relationship Id="rId37"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footer" Target="footer13.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yperlink" Target="https://build.deltares.nl/viewType.html?buildTypeId=VtvInstrumentarium_DikesOvertopping" TargetMode="External"/><Relationship Id="rId30" Type="http://schemas.openxmlformats.org/officeDocument/2006/relationships/image" Target="media/image5.png"/><Relationship Id="rId35" Type="http://schemas.openxmlformats.org/officeDocument/2006/relationships/footer" Target="footer12.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10.xml.rels><?xml version="1.0" encoding="UTF-8" standalone="yes"?>
<Relationships xmlns="http://schemas.openxmlformats.org/package/2006/relationships"><Relationship Id="rId1" Type="http://schemas.openxmlformats.org/officeDocument/2006/relationships/image" Target="media/image1.ti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54C67-B0D1-43C4-8401-6E012A18B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27</Pages>
  <Words>5265</Words>
  <Characters>26884</Characters>
  <Application>Microsoft Office Word</Application>
  <DocSecurity>0</DocSecurity>
  <Lines>995</Lines>
  <Paragraphs>893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Wave overtopping at dikes kernel</vt:lpstr>
      <vt:lpstr/>
    </vt:vector>
  </TitlesOfParts>
  <Company>Deltares</Company>
  <LinksUpToDate>false</LinksUpToDate>
  <CharactersWithSpaces>31256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 overtopping at dikes kernel</dc:title>
  <dc:subject>Wave overtopping at dikes kernel</dc:subject>
  <dc:creator>Radha Ramoutar</dc:creator>
  <cp:keywords>11202231-002-HYE-0018</cp:keywords>
  <dc:description>Dit document is gemaakt met WhiteOffice versie 2014.1.6</dc:description>
  <cp:lastModifiedBy>Radha Ramoutar</cp:lastModifiedBy>
  <cp:revision>3</cp:revision>
  <cp:lastPrinted>2018-12-19T13:54:00Z</cp:lastPrinted>
  <dcterms:created xsi:type="dcterms:W3CDTF">2018-12-19T13:44:00Z</dcterms:created>
  <dcterms:modified xsi:type="dcterms:W3CDTF">2018-12-19T13:55:00Z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2015-09-06T23:00:00Z</vt:filetime>
  </property>
  <property fmtid="{D5CDD505-2E9C-101B-9397-08002B2CF9AE}" pid="4" name="_AanmaakGebruiker">
    <vt:lpwstr>waal_h</vt:lpwstr>
  </property>
  <property fmtid="{D5CDD505-2E9C-101B-9397-08002B2CF9AE}" pid="5" name="_Versie">
    <vt:lpwstr>2014.1.6</vt:lpwstr>
  </property>
  <property fmtid="{D5CDD505-2E9C-101B-9397-08002B2CF9AE}" pid="6" name="Aan">
    <vt:lpwstr>Rijkswaterstaat</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J.P. de Waal</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2017-10-29T23:00:00Z</vt:filetime>
  </property>
  <property fmtid="{D5CDD505-2E9C-101B-9397-08002B2CF9AE}" pid="16" name="DatumRefOpgehaald">
    <vt:lpwstr>19-12-2016</vt:lpwstr>
  </property>
  <property fmtid="{D5CDD505-2E9C-101B-9397-08002B2CF9AE}" pid="17" name="DocID">
    <vt:lpwstr>{7574B879-9C09-4E48-8847-4CE6011CBB8D}</vt:lpwstr>
  </property>
  <property fmtid="{D5CDD505-2E9C-101B-9397-08002B2CF9AE}" pid="18" name="DocPubliceerStatus">
    <vt:lpwstr>0</vt:lpwstr>
  </property>
  <property fmtid="{D5CDD505-2E9C-101B-9397-08002B2CF9AE}" pid="19" name="DocRegFileName">
    <vt:lpwstr>1230000\1230095\1230095-002-HYE-0033-r-Wave overtopping at dikes kernel.docx</vt:lpwstr>
  </property>
  <property fmtid="{D5CDD505-2E9C-101B-9397-08002B2CF9AE}" pid="20" name="DocRootDocID">
    <vt:lpwstr>{A362626D-8A90-447A-A401-F0B5C3032D46}</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Wave overtopping at dikes kernel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vt:lpwstr>
  </property>
  <property fmtid="{D5CDD505-2E9C-101B-9397-08002B2CF9AE}" pid="34" name="ProjNaam">
    <vt:lpwstr>|</vt:lpwstr>
  </property>
  <property fmtid="{D5CDD505-2E9C-101B-9397-08002B2CF9AE}" pid="35" name="ProjNr">
    <vt:lpwstr>-</vt:lpwstr>
  </property>
  <property fmtid="{D5CDD505-2E9C-101B-9397-08002B2CF9AE}" pid="36" name="Referentie">
    <vt:lpwstr/>
  </property>
  <property fmtid="{D5CDD505-2E9C-101B-9397-08002B2CF9AE}" pid="37" name="ReferentieGegenereerd">
    <vt:lpwstr>1230095-002-HYE-0033</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
  </property>
  <property fmtid="{D5CDD505-2E9C-101B-9397-08002B2CF9AE}" pid="44" name="SubTitel">
    <vt:lpwstr>Test report 17.1.1</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ContentType">
    <vt:lpwstr/>
  </property>
  <property fmtid="{D5CDD505-2E9C-101B-9397-08002B2CF9AE}" pid="54" name="idb_RootDocumentID">
    <vt:lpwstr>bedba83d-bd39-4c37-9817-33d2ba31cd37</vt:lpwstr>
  </property>
  <property fmtid="{D5CDD505-2E9C-101B-9397-08002B2CF9AE}" pid="55" name="idb_DocumentID">
    <vt:lpwstr>bedba83d-bd39-4c37-9817-33d2ba31cd37</vt:lpwstr>
  </property>
  <property fmtid="{D5CDD505-2E9C-101B-9397-08002B2CF9AE}" pid="56" name="idb_FileName">
    <vt:lpwstr>11202231-002-HYE-0018_v1.0-Wave overtopping at dikes kernel</vt:lpwstr>
  </property>
  <property fmtid="{D5CDD505-2E9C-101B-9397-08002B2CF9AE}" pid="57" name="idb_FileDir">
    <vt:lpwstr>\\homestore.directory.intra\winhomes\Projects\11202000\11202231\C. Report - advise\002 Faalmechanismen\Bugfix DikesOvertopping</vt:lpwstr>
  </property>
  <property fmtid="{D5CDD505-2E9C-101B-9397-08002B2CF9AE}" pid="58" name="idb_IsGeopendVanafAndereLocatie">
    <vt:lpwstr/>
  </property>
  <property fmtid="{D5CDD505-2E9C-101B-9397-08002B2CF9AE}" pid="59" name="idb_ContentType">
    <vt:lpwstr/>
  </property>
  <property fmtid="{D5CDD505-2E9C-101B-9397-08002B2CF9AE}" pid="60" name="idb_Nr">
    <vt:lpwstr>11202231-002-HYE-0018</vt:lpwstr>
  </property>
  <property fmtid="{D5CDD505-2E9C-101B-9397-08002B2CF9AE}" pid="61" name="idb_VersieNr">
    <vt:lpwstr>1.0</vt:lpwstr>
  </property>
  <property fmtid="{D5CDD505-2E9C-101B-9397-08002B2CF9AE}" pid="62" name="idb_ProjID">
    <vt:i4>125739</vt:i4>
  </property>
  <property fmtid="{D5CDD505-2E9C-101B-9397-08002B2CF9AE}" pid="63" name="idb_Project">
    <vt:lpwstr>11202231-002 KPP 2018 - WK07 Waterveiligheidsinstrumentarium | KPP 2018 - Faalmechanismen</vt:lpwstr>
  </property>
  <property fmtid="{D5CDD505-2E9C-101B-9397-08002B2CF9AE}" pid="64" name="idb_BeveiligingsniveauID">
    <vt:i4>13</vt:i4>
  </property>
  <property fmtid="{D5CDD505-2E9C-101B-9397-08002B2CF9AE}" pid="65" name="idb_Onderwerp">
    <vt:lpwstr>Wave overtopping at dikes kernel</vt:lpwstr>
  </property>
  <property fmtid="{D5CDD505-2E9C-101B-9397-08002B2CF9AE}" pid="66" name="idb_Datum">
    <vt:filetime>2018-12-18T23:00:00Z</vt:filetime>
  </property>
  <property fmtid="{D5CDD505-2E9C-101B-9397-08002B2CF9AE}" pid="67" name="idb_DocStatusID">
    <vt:i4>3</vt:i4>
  </property>
  <property fmtid="{D5CDD505-2E9C-101B-9397-08002B2CF9AE}" pid="68" name="idb_GebrID">
    <vt:i4>1097</vt:i4>
  </property>
  <property fmtid="{D5CDD505-2E9C-101B-9397-08002B2CF9AE}" pid="69" name="idb_Gebruiker">
    <vt:lpwstr>Radha Ramoutar</vt:lpwstr>
  </property>
  <property fmtid="{D5CDD505-2E9C-101B-9397-08002B2CF9AE}" pid="70" name="idb_IntBedrID">
    <vt:i4>7</vt:i4>
  </property>
  <property fmtid="{D5CDD505-2E9C-101B-9397-08002B2CF9AE}" pid="71" name="idb_InternBedrijf">
    <vt:lpwstr>Deltares</vt:lpwstr>
  </property>
  <property fmtid="{D5CDD505-2E9C-101B-9397-08002B2CF9AE}" pid="72" name="idb_IntVestID">
    <vt:i4>3</vt:i4>
  </property>
  <property fmtid="{D5CDD505-2E9C-101B-9397-08002B2CF9AE}" pid="73" name="idb_InterneVestiging">
    <vt:lpwstr>Delft-Boussinesqweg 1</vt:lpwstr>
  </property>
  <property fmtid="{D5CDD505-2E9C-101B-9397-08002B2CF9AE}" pid="74" name="idb_IntAfdID">
    <vt:i4>32</vt:i4>
  </property>
  <property fmtid="{D5CDD505-2E9C-101B-9397-08002B2CF9AE}" pid="75" name="idb_InterneAfdeling">
    <vt:lpwstr>CSW</vt:lpwstr>
  </property>
</Properties>
</file>